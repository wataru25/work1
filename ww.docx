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7C3C4" w14:textId="77777777" w:rsidR="0075084C" w:rsidRDefault="0075084C" w:rsidP="00543856">
      <w:pPr>
        <w:jc w:val="center"/>
        <w:rPr>
          <w:sz w:val="32"/>
          <w:szCs w:val="36"/>
        </w:rPr>
      </w:pPr>
    </w:p>
    <w:p w14:paraId="085178A9" w14:textId="56A729B4" w:rsidR="00543856" w:rsidRDefault="00543856" w:rsidP="00543856">
      <w:pPr>
        <w:jc w:val="center"/>
        <w:rPr>
          <w:sz w:val="32"/>
          <w:szCs w:val="36"/>
        </w:rPr>
      </w:pPr>
      <w:r w:rsidRPr="00543856">
        <w:rPr>
          <w:rFonts w:hint="eastAsia"/>
          <w:sz w:val="32"/>
          <w:szCs w:val="36"/>
        </w:rPr>
        <w:t>H</w:t>
      </w:r>
      <w:r w:rsidRPr="00543856">
        <w:rPr>
          <w:sz w:val="32"/>
          <w:szCs w:val="36"/>
        </w:rPr>
        <w:t xml:space="preserve">ow to </w:t>
      </w:r>
      <w:r w:rsidRPr="00543856">
        <w:rPr>
          <w:rFonts w:hint="eastAsia"/>
          <w:sz w:val="32"/>
          <w:szCs w:val="36"/>
        </w:rPr>
        <w:t>D</w:t>
      </w:r>
      <w:r w:rsidRPr="00543856">
        <w:rPr>
          <w:sz w:val="32"/>
          <w:szCs w:val="36"/>
        </w:rPr>
        <w:t>esign Target-Date Funds?</w:t>
      </w:r>
    </w:p>
    <w:p w14:paraId="350AF145" w14:textId="51CB667E" w:rsidR="00543856" w:rsidRDefault="00543856" w:rsidP="00543856">
      <w:pPr>
        <w:jc w:val="left"/>
      </w:pPr>
    </w:p>
    <w:p w14:paraId="0327C20C" w14:textId="00BCC5BA" w:rsidR="00543856" w:rsidRDefault="00543856" w:rsidP="00543856">
      <w:pPr>
        <w:jc w:val="center"/>
        <w:rPr>
          <w:b/>
          <w:bCs/>
        </w:rPr>
      </w:pPr>
      <w:r w:rsidRPr="00426A9B">
        <w:rPr>
          <w:rFonts w:hint="eastAsia"/>
          <w:b/>
          <w:bCs/>
        </w:rPr>
        <w:t>概要</w:t>
      </w:r>
    </w:p>
    <w:tbl>
      <w:tblPr>
        <w:tblStyle w:val="a7"/>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7"/>
      </w:tblGrid>
      <w:tr w:rsidR="00426A9B" w14:paraId="7FF6DC82" w14:textId="77777777" w:rsidTr="00D23ED1">
        <w:trPr>
          <w:trHeight w:val="2805"/>
        </w:trPr>
        <w:tc>
          <w:tcPr>
            <w:tcW w:w="7147" w:type="dxa"/>
          </w:tcPr>
          <w:p w14:paraId="52E6EBF4" w14:textId="2DB962B2" w:rsidR="00426A9B" w:rsidRPr="00426A9B" w:rsidRDefault="00426A9B" w:rsidP="00426A9B">
            <w:pPr>
              <w:ind w:firstLineChars="100" w:firstLine="210"/>
              <w:jc w:val="left"/>
            </w:pPr>
            <w:r w:rsidRPr="00426A9B">
              <w:rPr>
                <w:rFonts w:hint="eastAsia"/>
              </w:rPr>
              <w:t>数年前</w:t>
            </w:r>
            <w:r>
              <w:rPr>
                <w:rFonts w:hint="eastAsia"/>
              </w:rPr>
              <w:t>，</w:t>
            </w:r>
            <w:r w:rsidRPr="00426A9B">
              <w:rPr>
                <w:rFonts w:hint="eastAsia"/>
              </w:rPr>
              <w:t>確定拠出年金制度における伝統的なバランスファンドを補完するため</w:t>
            </w:r>
            <w:r w:rsidR="00D23ED1">
              <w:rPr>
                <w:rFonts w:hint="eastAsia"/>
              </w:rPr>
              <w:t>，</w:t>
            </w:r>
            <w:r w:rsidRPr="00426A9B">
              <w:rPr>
                <w:rFonts w:hint="eastAsia"/>
              </w:rPr>
              <w:t>ターゲットデートファンドという概念が登場した</w:t>
            </w:r>
            <w:r w:rsidR="00D23ED1">
              <w:rPr>
                <w:rFonts w:hint="eastAsia"/>
              </w:rPr>
              <w:t>．</w:t>
            </w:r>
            <w:r w:rsidRPr="00426A9B">
              <w:rPr>
                <w:rFonts w:hint="eastAsia"/>
              </w:rPr>
              <w:t>この論文の主な目的は、ターゲットデートファンドの枠組みにおけるダイナミック・アロケーションを分析し</w:t>
            </w:r>
            <w:r w:rsidR="00D23ED1">
              <w:rPr>
                <w:rFonts w:hint="eastAsia"/>
              </w:rPr>
              <w:t>，</w:t>
            </w:r>
            <w:r w:rsidRPr="00426A9B">
              <w:rPr>
                <w:rFonts w:hint="eastAsia"/>
              </w:rPr>
              <w:t>理解することである</w:t>
            </w:r>
            <w:r w:rsidR="00D23ED1">
              <w:rPr>
                <w:rFonts w:hint="eastAsia"/>
              </w:rPr>
              <w:t>．</w:t>
            </w:r>
            <w:r w:rsidRPr="00426A9B">
              <w:rPr>
                <w:rFonts w:hint="eastAsia"/>
              </w:rPr>
              <w:t>我々は</w:t>
            </w:r>
            <w:r w:rsidR="00D23ED1">
              <w:rPr>
                <w:rFonts w:hint="eastAsia"/>
              </w:rPr>
              <w:t>，</w:t>
            </w:r>
            <w:r w:rsidRPr="00426A9B">
              <w:rPr>
                <w:rFonts w:hint="eastAsia"/>
              </w:rPr>
              <w:t>リスクの高いポートフォリオの最適なエクスポージャーは時間とともに変化し</w:t>
            </w:r>
            <w:r w:rsidR="00D23ED1">
              <w:rPr>
                <w:rFonts w:hint="eastAsia"/>
              </w:rPr>
              <w:t>，</w:t>
            </w:r>
            <w:r w:rsidRPr="00426A9B">
              <w:rPr>
                <w:rFonts w:hint="eastAsia"/>
              </w:rPr>
              <w:t>市場と投資家の両方のパラメータに非常に敏感であることを示す</w:t>
            </w:r>
            <w:r w:rsidR="00D23ED1">
              <w:rPr>
                <w:rFonts w:hint="eastAsia"/>
              </w:rPr>
              <w:t>．</w:t>
            </w:r>
            <w:r w:rsidRPr="00426A9B">
              <w:rPr>
                <w:rFonts w:hint="eastAsia"/>
              </w:rPr>
              <w:t>そして、資産運用業界がターゲットデ</w:t>
            </w:r>
            <w:r w:rsidR="00D23ED1">
              <w:rPr>
                <w:rFonts w:hint="eastAsia"/>
              </w:rPr>
              <w:t>ー</w:t>
            </w:r>
            <w:r w:rsidRPr="00426A9B">
              <w:rPr>
                <w:rFonts w:hint="eastAsia"/>
              </w:rPr>
              <w:t>トファンドをより良く設計するための実践的なガイドラインを導き出す。</w:t>
            </w:r>
          </w:p>
        </w:tc>
      </w:tr>
    </w:tbl>
    <w:p w14:paraId="2576ACA8" w14:textId="3237BDD4" w:rsidR="00D23ED1" w:rsidRDefault="00D23ED1" w:rsidP="00D23ED1"/>
    <w:p w14:paraId="1F7A4C81" w14:textId="438439C9" w:rsidR="00D23ED1" w:rsidRDefault="009E2AC3" w:rsidP="00D23ED1">
      <w:pPr>
        <w:pStyle w:val="a8"/>
        <w:numPr>
          <w:ilvl w:val="0"/>
          <w:numId w:val="1"/>
        </w:numPr>
        <w:ind w:leftChars="0"/>
        <w:rPr>
          <w:b/>
          <w:bCs/>
          <w:sz w:val="28"/>
          <w:szCs w:val="32"/>
        </w:rPr>
      </w:pPr>
      <w:r w:rsidRPr="009E2AC3">
        <w:rPr>
          <w:rFonts w:hint="eastAsia"/>
          <w:b/>
          <w:bCs/>
          <w:sz w:val="28"/>
          <w:szCs w:val="32"/>
        </w:rPr>
        <w:t>導入</w:t>
      </w:r>
    </w:p>
    <w:p w14:paraId="42A9AC49" w14:textId="2DA534B7" w:rsidR="009E2AC3" w:rsidRDefault="000C3DCE" w:rsidP="00DB623B">
      <w:pPr>
        <w:ind w:firstLineChars="100" w:firstLine="210"/>
      </w:pPr>
      <w:r>
        <w:rPr>
          <w:rFonts w:hint="eastAsia"/>
        </w:rPr>
        <w:t>伝統的な投資理論として以下の内容が挙げられる．</w:t>
      </w:r>
    </w:p>
    <w:tbl>
      <w:tblPr>
        <w:tblStyle w:val="a7"/>
        <w:tblW w:w="0" w:type="auto"/>
        <w:tblInd w:w="618" w:type="dxa"/>
        <w:tblLook w:val="04A0" w:firstRow="1" w:lastRow="0" w:firstColumn="1" w:lastColumn="0" w:noHBand="0" w:noVBand="1"/>
      </w:tblPr>
      <w:tblGrid>
        <w:gridCol w:w="1555"/>
        <w:gridCol w:w="7745"/>
      </w:tblGrid>
      <w:tr w:rsidR="000C3DCE" w14:paraId="73D3172B" w14:textId="77777777" w:rsidTr="00B4559D">
        <w:trPr>
          <w:trHeight w:val="372"/>
        </w:trPr>
        <w:tc>
          <w:tcPr>
            <w:tcW w:w="1555" w:type="dxa"/>
            <w:shd w:val="clear" w:color="auto" w:fill="002060"/>
          </w:tcPr>
          <w:p w14:paraId="26CBF923" w14:textId="2C2F9DFD" w:rsidR="000C3DCE" w:rsidRDefault="000C3DCE" w:rsidP="00DB623B">
            <w:r>
              <w:rPr>
                <w:rFonts w:hint="eastAsia"/>
              </w:rPr>
              <w:t>提唱者</w:t>
            </w:r>
          </w:p>
        </w:tc>
        <w:tc>
          <w:tcPr>
            <w:tcW w:w="7745" w:type="dxa"/>
            <w:shd w:val="clear" w:color="auto" w:fill="002060"/>
          </w:tcPr>
          <w:p w14:paraId="7A218AB4" w14:textId="2A07C721" w:rsidR="000C3DCE" w:rsidRDefault="000C3DCE" w:rsidP="00DB623B">
            <w:r>
              <w:rPr>
                <w:rFonts w:hint="eastAsia"/>
              </w:rPr>
              <w:t>内容</w:t>
            </w:r>
          </w:p>
        </w:tc>
      </w:tr>
      <w:tr w:rsidR="000C3DCE" w14:paraId="228FE97A" w14:textId="77777777" w:rsidTr="000C3DCE">
        <w:trPr>
          <w:trHeight w:val="372"/>
        </w:trPr>
        <w:tc>
          <w:tcPr>
            <w:tcW w:w="1555" w:type="dxa"/>
          </w:tcPr>
          <w:p w14:paraId="042CCF86" w14:textId="64DE8D17" w:rsidR="000C3DCE" w:rsidRDefault="000C3DCE" w:rsidP="00DB623B">
            <w:r>
              <w:rPr>
                <w:rFonts w:hint="eastAsia"/>
              </w:rPr>
              <w:t>Ma</w:t>
            </w:r>
            <w:r>
              <w:t>rkowitz</w:t>
            </w:r>
          </w:p>
        </w:tc>
        <w:tc>
          <w:tcPr>
            <w:tcW w:w="7745" w:type="dxa"/>
          </w:tcPr>
          <w:p w14:paraId="462207BE" w14:textId="5D1B5D63" w:rsidR="000C3DCE" w:rsidRDefault="00B4559D" w:rsidP="00DB623B">
            <w:r>
              <w:rPr>
                <w:rFonts w:hint="eastAsia"/>
              </w:rPr>
              <w:t>効率的フロンティア</w:t>
            </w:r>
          </w:p>
        </w:tc>
      </w:tr>
      <w:tr w:rsidR="000C3DCE" w14:paraId="20ACC859" w14:textId="77777777" w:rsidTr="000C3DCE">
        <w:trPr>
          <w:trHeight w:val="372"/>
        </w:trPr>
        <w:tc>
          <w:tcPr>
            <w:tcW w:w="1555" w:type="dxa"/>
          </w:tcPr>
          <w:p w14:paraId="05FCC4EA" w14:textId="36E4A663" w:rsidR="000C3DCE" w:rsidRDefault="000C3DCE" w:rsidP="00DB623B">
            <w:r>
              <w:rPr>
                <w:rFonts w:hint="eastAsia"/>
              </w:rPr>
              <w:t>T</w:t>
            </w:r>
            <w:r>
              <w:t>obin</w:t>
            </w:r>
          </w:p>
        </w:tc>
        <w:tc>
          <w:tcPr>
            <w:tcW w:w="7745" w:type="dxa"/>
          </w:tcPr>
          <w:p w14:paraId="4D1B0572" w14:textId="07C24735" w:rsidR="000C3DCE" w:rsidRDefault="00B4559D" w:rsidP="00DB623B">
            <w:r>
              <w:rPr>
                <w:rFonts w:hint="eastAsia"/>
              </w:rPr>
              <w:t>無リスク資産存在下の効率的フロンティア</w:t>
            </w:r>
          </w:p>
        </w:tc>
      </w:tr>
      <w:tr w:rsidR="000C3DCE" w14:paraId="00CA0C0E" w14:textId="77777777" w:rsidTr="000C3DCE">
        <w:trPr>
          <w:trHeight w:val="372"/>
        </w:trPr>
        <w:tc>
          <w:tcPr>
            <w:tcW w:w="1555" w:type="dxa"/>
          </w:tcPr>
          <w:p w14:paraId="5665F322" w14:textId="12F9FF9A" w:rsidR="000C3DCE" w:rsidRDefault="000C3DCE" w:rsidP="00DB623B">
            <w:r>
              <w:rPr>
                <w:rFonts w:hint="eastAsia"/>
              </w:rPr>
              <w:t>S</w:t>
            </w:r>
            <w:r>
              <w:t>harpe</w:t>
            </w:r>
          </w:p>
        </w:tc>
        <w:tc>
          <w:tcPr>
            <w:tcW w:w="7745" w:type="dxa"/>
          </w:tcPr>
          <w:p w14:paraId="202D3153" w14:textId="40303A28" w:rsidR="000C3DCE" w:rsidRDefault="00B4559D" w:rsidP="00DB623B">
            <w:r>
              <w:rPr>
                <w:rFonts w:hint="eastAsia"/>
              </w:rPr>
              <w:t>分離定理</w:t>
            </w:r>
          </w:p>
        </w:tc>
      </w:tr>
    </w:tbl>
    <w:p w14:paraId="35E42407" w14:textId="7EC2C045" w:rsidR="000C3DCE" w:rsidRDefault="00B4559D" w:rsidP="00DB623B">
      <w:pPr>
        <w:ind w:firstLineChars="100" w:firstLine="210"/>
      </w:pPr>
      <w:r>
        <w:rPr>
          <w:rFonts w:hint="eastAsia"/>
        </w:rPr>
        <w:t>以下の図は，これらの内容を図で示したものである．</w:t>
      </w:r>
      <w:r w:rsidR="000D4FC8">
        <w:rPr>
          <w:rFonts w:hint="eastAsia"/>
        </w:rPr>
        <w:t>左の図は債券と株式の効率的フロンティアを表し，シャープレシオが最大となる債券・株式のポートフォリオと無リスク資産を組み合わせることで，資本市場線が得られる．右図については</w:t>
      </w:r>
      <w:r w:rsidR="00D34247">
        <w:rPr>
          <w:rFonts w:hint="eastAsia"/>
        </w:rPr>
        <w:t>異なるリスク回避度をもつ投資家に対する最適なポートフォリオを表す．</w:t>
      </w:r>
    </w:p>
    <w:p w14:paraId="6E657531" w14:textId="77777777" w:rsidR="00BC3DDA" w:rsidRDefault="00B4559D" w:rsidP="00BC3DDA">
      <w:pPr>
        <w:keepNext/>
        <w:ind w:firstLineChars="100" w:firstLine="210"/>
        <w:jc w:val="center"/>
      </w:pPr>
      <w:r>
        <w:rPr>
          <w:rFonts w:hint="eastAsia"/>
          <w:noProof/>
        </w:rPr>
        <w:drawing>
          <wp:inline distT="0" distB="0" distL="0" distR="0" wp14:anchorId="1C052301" wp14:editId="34BAE1B8">
            <wp:extent cx="4513621" cy="1588359"/>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091" cy="1596618"/>
                    </a:xfrm>
                    <a:prstGeom prst="rect">
                      <a:avLst/>
                    </a:prstGeom>
                    <a:noFill/>
                    <a:ln>
                      <a:noFill/>
                    </a:ln>
                  </pic:spPr>
                </pic:pic>
              </a:graphicData>
            </a:graphic>
          </wp:inline>
        </w:drawing>
      </w:r>
    </w:p>
    <w:p w14:paraId="5B090922" w14:textId="7E0D01B3" w:rsidR="00B4559D" w:rsidRDefault="00BC3DDA" w:rsidP="00BC3DDA">
      <w:pPr>
        <w:pStyle w:val="a9"/>
        <w:jc w:val="center"/>
      </w:pPr>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1</w:t>
      </w:r>
      <w:r w:rsidR="008675A7">
        <w:rPr>
          <w:noProof/>
        </w:rPr>
        <w:fldChar w:fldCharType="end"/>
      </w:r>
      <w:r>
        <w:rPr>
          <w:rFonts w:hint="eastAsia"/>
        </w:rPr>
        <w:t xml:space="preserve">　伝統的な投資理論に基づく最適なポートフォリオ</w:t>
      </w:r>
    </w:p>
    <w:p w14:paraId="6D94AEED" w14:textId="7C079B5A" w:rsidR="00BC3DDA" w:rsidRDefault="00BC3DDA" w:rsidP="00BC3DDA"/>
    <w:p w14:paraId="4ADFC335" w14:textId="7EB415FC" w:rsidR="00BC3DDA" w:rsidRDefault="00CD0866" w:rsidP="00BC3DDA">
      <w:pPr>
        <w:ind w:firstLineChars="100" w:firstLine="210"/>
      </w:pPr>
      <w:r>
        <w:rPr>
          <w:rFonts w:hint="eastAsia"/>
        </w:rPr>
        <w:t>しかしながら，一般的な投資助言においてはリスク資産の構成が一意的ではなく，分離定理とは矛盾している．これは資産配分パズル（a</w:t>
      </w:r>
      <w:r>
        <w:t>sset allocation puzzle</w:t>
      </w:r>
      <w:r>
        <w:rPr>
          <w:rFonts w:hint="eastAsia"/>
        </w:rPr>
        <w:t>）と呼ばれる．</w:t>
      </w:r>
      <w:r>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sidR="005F53C9">
        <w:rPr>
          <w:rFonts w:hint="eastAsia"/>
        </w:rPr>
        <w:t>では例として２つ挙げている．</w:t>
      </w:r>
    </w:p>
    <w:p w14:paraId="1DB03F20" w14:textId="77777777" w:rsidR="00CD0866" w:rsidRDefault="00CD0866" w:rsidP="00CD0866">
      <w:pPr>
        <w:keepNext/>
        <w:ind w:firstLineChars="100" w:firstLine="210"/>
        <w:jc w:val="center"/>
      </w:pPr>
      <w:r>
        <w:rPr>
          <w:noProof/>
        </w:rPr>
        <w:lastRenderedPageBreak/>
        <w:drawing>
          <wp:inline distT="0" distB="0" distL="0" distR="0" wp14:anchorId="36DC82CC" wp14:editId="00DB6EBF">
            <wp:extent cx="4467773" cy="1561229"/>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157" cy="1573943"/>
                    </a:xfrm>
                    <a:prstGeom prst="rect">
                      <a:avLst/>
                    </a:prstGeom>
                    <a:noFill/>
                    <a:ln>
                      <a:noFill/>
                    </a:ln>
                  </pic:spPr>
                </pic:pic>
              </a:graphicData>
            </a:graphic>
          </wp:inline>
        </w:drawing>
      </w:r>
    </w:p>
    <w:p w14:paraId="07D214B3" w14:textId="7CA036AD" w:rsidR="00CD0866" w:rsidRDefault="00CD0866" w:rsidP="00CD0866">
      <w:pPr>
        <w:pStyle w:val="a9"/>
        <w:jc w:val="center"/>
      </w:pPr>
      <w:bookmarkStart w:id="0" w:name="_Ref91226772"/>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2</w:t>
      </w:r>
      <w:r w:rsidR="008675A7">
        <w:rPr>
          <w:noProof/>
        </w:rPr>
        <w:fldChar w:fldCharType="end"/>
      </w:r>
      <w:bookmarkEnd w:id="0"/>
      <w:r>
        <w:t xml:space="preserve"> </w:t>
      </w:r>
      <w:r>
        <w:rPr>
          <w:rFonts w:hint="eastAsia"/>
        </w:rPr>
        <w:t>資産配分パズル</w:t>
      </w:r>
    </w:p>
    <w:p w14:paraId="039DEA24" w14:textId="77777777" w:rsidR="005F53C9" w:rsidRPr="005F53C9" w:rsidRDefault="005F53C9" w:rsidP="005F53C9"/>
    <w:p w14:paraId="1F60AC46" w14:textId="1BF14E56" w:rsidR="005F53C9" w:rsidRDefault="005F53C9" w:rsidP="00963946">
      <w:pPr>
        <w:ind w:firstLineChars="100" w:firstLine="210"/>
      </w:pPr>
      <w:r>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Pr>
          <w:rFonts w:hint="eastAsia"/>
        </w:rPr>
        <w:t>左図は資産運用会社が設計した典型的な分散型ファンドのアロケーションを示す</w:t>
      </w:r>
      <w:r w:rsidR="00146F93">
        <w:rPr>
          <w:rFonts w:hint="eastAsia"/>
        </w:rPr>
        <w:t>．D</w:t>
      </w:r>
      <w:r w:rsidR="00146F93">
        <w:t>efensive</w:t>
      </w:r>
      <w:r w:rsidR="00146F93">
        <w:rPr>
          <w:rFonts w:hint="eastAsia"/>
        </w:rPr>
        <w:t>，B</w:t>
      </w:r>
      <w:r w:rsidR="00146F93">
        <w:t>alance</w:t>
      </w:r>
      <w:r w:rsidR="00146F93">
        <w:rPr>
          <w:rFonts w:hint="eastAsia"/>
        </w:rPr>
        <w:t>，D</w:t>
      </w:r>
      <w:r w:rsidR="00146F93">
        <w:t>ynamic</w:t>
      </w:r>
      <w:r w:rsidR="00146F93">
        <w:rPr>
          <w:rFonts w:hint="eastAsia"/>
        </w:rPr>
        <w:t>の</w:t>
      </w:r>
      <w:r w:rsidR="006C744A">
        <w:rPr>
          <w:rFonts w:hint="eastAsia"/>
        </w:rPr>
        <w:t>３種類が存在するが，これらの違いは，債券と株式の割合に依存する．</w:t>
      </w:r>
      <w:r w:rsidR="006C744A">
        <w:fldChar w:fldCharType="begin"/>
      </w:r>
      <w:r w:rsidR="006C744A">
        <w:instrText xml:space="preserve"> </w:instrText>
      </w:r>
      <w:r w:rsidR="006C744A">
        <w:rPr>
          <w:rFonts w:hint="eastAsia"/>
        </w:rPr>
        <w:instrText>REF _Ref91226772 \h</w:instrText>
      </w:r>
      <w:r w:rsidR="006C744A">
        <w:instrText xml:space="preserve"> </w:instrText>
      </w:r>
      <w:r w:rsidR="006C744A">
        <w:fldChar w:fldCharType="separate"/>
      </w:r>
      <w:r w:rsidR="006C744A">
        <w:t xml:space="preserve">図 </w:t>
      </w:r>
      <w:r w:rsidR="006C744A">
        <w:rPr>
          <w:noProof/>
        </w:rPr>
        <w:t>2</w:t>
      </w:r>
      <w:r w:rsidR="006C744A">
        <w:fldChar w:fldCharType="end"/>
      </w:r>
      <w:r w:rsidR="006C744A">
        <w:rPr>
          <w:rFonts w:hint="eastAsia"/>
        </w:rPr>
        <w:t>右図は</w:t>
      </w:r>
      <w:r w:rsidR="00622ECF">
        <w:rPr>
          <w:rFonts w:hint="eastAsia"/>
        </w:rPr>
        <w:t>ライフサイクルファンド</w:t>
      </w:r>
      <w:r w:rsidR="00622ECF">
        <w:rPr>
          <w:rStyle w:val="ac"/>
        </w:rPr>
        <w:footnoteReference w:id="1"/>
      </w:r>
      <w:r w:rsidR="00622ECF">
        <w:rPr>
          <w:rFonts w:hint="eastAsia"/>
        </w:rPr>
        <w:t>や</w:t>
      </w:r>
      <w:r w:rsidR="006C744A">
        <w:rPr>
          <w:rFonts w:hint="eastAsia"/>
        </w:rPr>
        <w:t>ターゲット</w:t>
      </w:r>
      <w:r w:rsidR="008C73D4">
        <w:rPr>
          <w:rFonts w:hint="eastAsia"/>
        </w:rPr>
        <w:t>デート</w:t>
      </w:r>
      <w:r w:rsidR="006C744A">
        <w:rPr>
          <w:rFonts w:hint="eastAsia"/>
        </w:rPr>
        <w:t>ファンド</w:t>
      </w:r>
      <w:r w:rsidR="00622ECF">
        <w:rPr>
          <w:rFonts w:hint="eastAsia"/>
        </w:rPr>
        <w:t>に関するものである．ターゲット</w:t>
      </w:r>
      <w:r w:rsidR="008C73D4">
        <w:rPr>
          <w:rFonts w:hint="eastAsia"/>
        </w:rPr>
        <w:t>デート</w:t>
      </w:r>
      <w:r w:rsidR="00622ECF">
        <w:rPr>
          <w:rFonts w:hint="eastAsia"/>
        </w:rPr>
        <w:t>ファンドではアセットミックスの方針が投資家の退職までの時間に依存</w:t>
      </w:r>
      <w:r w:rsidR="008F4CA1">
        <w:rPr>
          <w:rFonts w:hint="eastAsia"/>
        </w:rPr>
        <w:t>する．</w:t>
      </w:r>
      <w:r w:rsidR="008F4CA1">
        <w:fldChar w:fldCharType="begin"/>
      </w:r>
      <w:r w:rsidR="008F4CA1">
        <w:instrText xml:space="preserve"> </w:instrText>
      </w:r>
      <w:r w:rsidR="008F4CA1">
        <w:rPr>
          <w:rFonts w:hint="eastAsia"/>
        </w:rPr>
        <w:instrText>REF _Ref91226772 \h</w:instrText>
      </w:r>
      <w:r w:rsidR="008F4CA1">
        <w:instrText xml:space="preserve"> </w:instrText>
      </w:r>
      <w:r w:rsidR="008F4CA1">
        <w:fldChar w:fldCharType="separate"/>
      </w:r>
      <w:r w:rsidR="008F4CA1">
        <w:t xml:space="preserve">図 </w:t>
      </w:r>
      <w:r w:rsidR="008F4CA1">
        <w:rPr>
          <w:noProof/>
        </w:rPr>
        <w:t>2</w:t>
      </w:r>
      <w:r w:rsidR="008F4CA1">
        <w:fldChar w:fldCharType="end"/>
      </w:r>
      <w:r w:rsidR="008F4CA1">
        <w:rPr>
          <w:rFonts w:hint="eastAsia"/>
        </w:rPr>
        <w:t>右図では若いうちは主に株式に投資し，退職が近づくにつれて債券（または現金）に比重を移行することを示している．</w:t>
      </w:r>
      <w:r w:rsidR="00317A41">
        <w:rPr>
          <w:rFonts w:hint="eastAsia"/>
        </w:rPr>
        <w:t>ターゲット</w:t>
      </w:r>
      <w:r w:rsidR="008C73D4">
        <w:rPr>
          <w:rFonts w:hint="eastAsia"/>
        </w:rPr>
        <w:t>デート</w:t>
      </w:r>
      <w:r w:rsidR="00317A41">
        <w:rPr>
          <w:rFonts w:hint="eastAsia"/>
        </w:rPr>
        <w:t>ファンド</w:t>
      </w:r>
      <w:r w:rsidR="009A4FED">
        <w:rPr>
          <w:rFonts w:hint="eastAsia"/>
        </w:rPr>
        <w:t>の資産配分の時系列</w:t>
      </w:r>
      <w:r w:rsidR="00317A41">
        <w:rPr>
          <w:rFonts w:hint="eastAsia"/>
        </w:rPr>
        <w:t>をグライドパスという．</w:t>
      </w:r>
    </w:p>
    <w:p w14:paraId="1133C2DB" w14:textId="246041D5" w:rsidR="00DA3E62" w:rsidRDefault="00DA3E62" w:rsidP="00DA3E62">
      <w:pPr>
        <w:ind w:firstLineChars="100" w:firstLine="210"/>
      </w:pPr>
      <w:r>
        <w:rPr>
          <w:rFonts w:hint="eastAsia"/>
        </w:rPr>
        <w:t>ターゲット</w:t>
      </w:r>
      <w:r w:rsidR="008C73D4">
        <w:rPr>
          <w:rFonts w:hint="eastAsia"/>
        </w:rPr>
        <w:t>デート</w:t>
      </w:r>
      <w:r>
        <w:rPr>
          <w:rFonts w:hint="eastAsia"/>
        </w:rPr>
        <w:t>ファンドは2</w:t>
      </w:r>
      <w:r>
        <w:t>1</w:t>
      </w:r>
      <w:r>
        <w:rPr>
          <w:rFonts w:hint="eastAsia"/>
        </w:rPr>
        <w:t>世紀初頭から人気を集めている．</w:t>
      </w:r>
      <w:r w:rsidR="00A93007">
        <w:rPr>
          <w:rFonts w:hint="eastAsia"/>
        </w:rPr>
        <w:t>理由としては以下の２点である．</w:t>
      </w:r>
    </w:p>
    <w:p w14:paraId="6244265F" w14:textId="75B6E673" w:rsidR="00A93007" w:rsidRDefault="00A93007" w:rsidP="00A93007">
      <w:pPr>
        <w:pStyle w:val="a8"/>
        <w:numPr>
          <w:ilvl w:val="0"/>
          <w:numId w:val="2"/>
        </w:numPr>
        <w:ind w:leftChars="0" w:left="1276"/>
      </w:pPr>
      <w:r>
        <w:rPr>
          <w:rFonts w:hint="eastAsia"/>
        </w:rPr>
        <w:t>確定給付型（DB）から確定拠出型（DC）への</w:t>
      </w:r>
      <w:r w:rsidR="004E3719">
        <w:rPr>
          <w:rFonts w:hint="eastAsia"/>
        </w:rPr>
        <w:t>移行</w:t>
      </w:r>
    </w:p>
    <w:p w14:paraId="530DC68D" w14:textId="63B24348" w:rsidR="00A93007" w:rsidRDefault="00A93007" w:rsidP="00A93007">
      <w:pPr>
        <w:pStyle w:val="a8"/>
        <w:numPr>
          <w:ilvl w:val="0"/>
          <w:numId w:val="2"/>
        </w:numPr>
        <w:ind w:leftChars="0" w:left="1276"/>
      </w:pPr>
      <w:r>
        <w:rPr>
          <w:rFonts w:hint="eastAsia"/>
        </w:rPr>
        <w:t>規制改革と税制上の優遇措置</w:t>
      </w:r>
      <w:r w:rsidR="00F572C9">
        <w:rPr>
          <w:rStyle w:val="ac"/>
        </w:rPr>
        <w:footnoteReference w:id="2"/>
      </w:r>
    </w:p>
    <w:p w14:paraId="754DB012" w14:textId="2D7CD714" w:rsidR="008F56B7" w:rsidRDefault="00885CF5" w:rsidP="00F572C9">
      <w:r>
        <w:rPr>
          <w:rFonts w:hint="eastAsia"/>
        </w:rPr>
        <w:t>ターゲット</w:t>
      </w:r>
      <w:r w:rsidR="008C73D4">
        <w:rPr>
          <w:rFonts w:hint="eastAsia"/>
        </w:rPr>
        <w:t>デート</w:t>
      </w:r>
      <w:r>
        <w:rPr>
          <w:rFonts w:hint="eastAsia"/>
        </w:rPr>
        <w:t>ファンドはD</w:t>
      </w:r>
      <w:r w:rsidR="0080331E">
        <w:t>C</w:t>
      </w:r>
      <w:r>
        <w:rPr>
          <w:rFonts w:hint="eastAsia"/>
        </w:rPr>
        <w:t>の中で急速に定着しつつある．これを表す事実として以下の点が挙げられる．</w:t>
      </w:r>
    </w:p>
    <w:p w14:paraId="636AE16D" w14:textId="34FCA558" w:rsidR="00885CF5" w:rsidRDefault="00885CF5" w:rsidP="00885CF5">
      <w:pPr>
        <w:pStyle w:val="a8"/>
        <w:numPr>
          <w:ilvl w:val="0"/>
          <w:numId w:val="3"/>
        </w:numPr>
        <w:ind w:leftChars="0" w:left="1276"/>
      </w:pPr>
      <w:r>
        <w:rPr>
          <w:rFonts w:hint="eastAsia"/>
        </w:rPr>
        <w:t>過去半年の間に，ターゲット</w:t>
      </w:r>
      <w:r w:rsidR="008C73D4">
        <w:rPr>
          <w:rFonts w:hint="eastAsia"/>
        </w:rPr>
        <w:t>デート</w:t>
      </w:r>
      <w:r>
        <w:rPr>
          <w:rFonts w:hint="eastAsia"/>
        </w:rPr>
        <w:t>ファンドの資産は2</w:t>
      </w:r>
      <w:r>
        <w:t>005</w:t>
      </w:r>
      <w:r>
        <w:rPr>
          <w:rFonts w:hint="eastAsia"/>
        </w:rPr>
        <w:t>年末の7</w:t>
      </w:r>
      <w:r>
        <w:t>10</w:t>
      </w:r>
      <w:r>
        <w:rPr>
          <w:rFonts w:hint="eastAsia"/>
        </w:rPr>
        <w:t>億ドルから2</w:t>
      </w:r>
      <w:r>
        <w:t>011</w:t>
      </w:r>
      <w:r>
        <w:rPr>
          <w:rFonts w:hint="eastAsia"/>
        </w:rPr>
        <w:t>年末の約3</w:t>
      </w:r>
      <w:r>
        <w:t>780</w:t>
      </w:r>
      <w:r>
        <w:rPr>
          <w:rFonts w:hint="eastAsia"/>
        </w:rPr>
        <w:t>億ドルへと5倍以上に増加した．</w:t>
      </w:r>
      <w:r w:rsidR="007F5AB9">
        <w:rPr>
          <w:rFonts w:hint="eastAsia"/>
        </w:rPr>
        <w:t>（</w:t>
      </w:r>
      <w:r w:rsidR="007F5AB9">
        <w:t>Morningstar[39],2012</w:t>
      </w:r>
      <w:r w:rsidR="007F5AB9">
        <w:rPr>
          <w:rFonts w:hint="eastAsia"/>
        </w:rPr>
        <w:t>）</w:t>
      </w:r>
    </w:p>
    <w:p w14:paraId="2F3B9DEC" w14:textId="1180CA41" w:rsidR="00885CF5" w:rsidRDefault="00885CF5" w:rsidP="00885CF5">
      <w:pPr>
        <w:pStyle w:val="a8"/>
        <w:numPr>
          <w:ilvl w:val="0"/>
          <w:numId w:val="3"/>
        </w:numPr>
        <w:ind w:leftChars="0" w:left="1276"/>
      </w:pPr>
      <w:r>
        <w:rPr>
          <w:rFonts w:hint="eastAsia"/>
        </w:rPr>
        <w:t>バンガード社の最新の</w:t>
      </w:r>
      <w:r w:rsidR="002E3484">
        <w:rPr>
          <w:rFonts w:hint="eastAsia"/>
        </w:rPr>
        <w:t>調査</w:t>
      </w:r>
      <w:r>
        <w:rPr>
          <w:rFonts w:hint="eastAsia"/>
        </w:rPr>
        <w:t>では，8</w:t>
      </w:r>
      <w:r>
        <w:t>2%</w:t>
      </w:r>
      <w:r>
        <w:rPr>
          <w:rFonts w:hint="eastAsia"/>
        </w:rPr>
        <w:t>の退職年金プランがターゲット</w:t>
      </w:r>
      <w:r w:rsidR="008C73D4">
        <w:rPr>
          <w:rFonts w:hint="eastAsia"/>
        </w:rPr>
        <w:t>デート</w:t>
      </w:r>
      <w:r>
        <w:rPr>
          <w:rFonts w:hint="eastAsia"/>
        </w:rPr>
        <w:t>ファンドを提供して</w:t>
      </w:r>
      <w:r w:rsidR="002E3484">
        <w:rPr>
          <w:rFonts w:hint="eastAsia"/>
        </w:rPr>
        <w:t>おり，参加者の</w:t>
      </w:r>
      <w:r w:rsidR="002E3484">
        <w:t>25%</w:t>
      </w:r>
      <w:r w:rsidR="002E3484">
        <w:rPr>
          <w:rFonts w:hint="eastAsia"/>
        </w:rPr>
        <w:t>がこのファンドにのみ投資している．</w:t>
      </w:r>
      <w:r w:rsidR="007F5AB9">
        <w:rPr>
          <w:rFonts w:hint="eastAsia"/>
        </w:rPr>
        <w:t>（</w:t>
      </w:r>
      <w:r w:rsidR="007F5AB9">
        <w:t>Morningstar[39],2012</w:t>
      </w:r>
      <w:r w:rsidR="007F5AB9">
        <w:rPr>
          <w:rFonts w:hint="eastAsia"/>
        </w:rPr>
        <w:t>）</w:t>
      </w:r>
    </w:p>
    <w:p w14:paraId="383F28C8" w14:textId="15E61D54" w:rsidR="00E62973" w:rsidRDefault="00E62973" w:rsidP="00E62973">
      <w:pPr>
        <w:pStyle w:val="a8"/>
        <w:numPr>
          <w:ilvl w:val="0"/>
          <w:numId w:val="3"/>
        </w:numPr>
        <w:ind w:leftChars="0" w:left="1276"/>
      </w:pPr>
      <w:r>
        <w:rPr>
          <w:rFonts w:hint="eastAsia"/>
        </w:rPr>
        <w:t>Ca</w:t>
      </w:r>
      <w:r>
        <w:t>sey Quirk</w:t>
      </w:r>
      <w:r>
        <w:rPr>
          <w:rFonts w:hint="eastAsia"/>
        </w:rPr>
        <w:t>によると2</w:t>
      </w:r>
      <w:r>
        <w:t>020</w:t>
      </w:r>
      <w:r>
        <w:rPr>
          <w:rFonts w:hint="eastAsia"/>
        </w:rPr>
        <w:t>年末までにターゲット</w:t>
      </w:r>
      <w:r w:rsidR="008C73D4">
        <w:rPr>
          <w:rFonts w:hint="eastAsia"/>
        </w:rPr>
        <w:t>デート</w:t>
      </w:r>
      <w:r>
        <w:rPr>
          <w:rFonts w:hint="eastAsia"/>
        </w:rPr>
        <w:t>ファンドが確定拠出年金資産の半分以上を</w:t>
      </w:r>
      <w:r w:rsidR="008B1955">
        <w:rPr>
          <w:rFonts w:hint="eastAsia"/>
        </w:rPr>
        <w:t>占める</w:t>
      </w:r>
      <w:r>
        <w:rPr>
          <w:rFonts w:hint="eastAsia"/>
        </w:rPr>
        <w:t>予測している．</w:t>
      </w:r>
      <w:r w:rsidR="007F5AB9">
        <w:rPr>
          <w:rFonts w:hint="eastAsia"/>
        </w:rPr>
        <w:t>（</w:t>
      </w:r>
      <w:r w:rsidR="007F5AB9">
        <w:t>Morningstar[39],2012</w:t>
      </w:r>
      <w:r w:rsidR="007F5AB9">
        <w:rPr>
          <w:rFonts w:hint="eastAsia"/>
        </w:rPr>
        <w:t>）</w:t>
      </w:r>
    </w:p>
    <w:p w14:paraId="03CD5BCA" w14:textId="5BB37D09" w:rsidR="00BD1C9E" w:rsidRDefault="002921F7" w:rsidP="002921F7">
      <w:r>
        <w:rPr>
          <w:rFonts w:hint="eastAsia"/>
        </w:rPr>
        <w:t>また，モーニングスターのレポートによると</w:t>
      </w:r>
      <w:r w:rsidR="00366D28">
        <w:rPr>
          <w:rFonts w:hint="eastAsia"/>
        </w:rPr>
        <w:t>，３つの資産運用会社（</w:t>
      </w:r>
      <w:proofErr w:type="spellStart"/>
      <w:r w:rsidR="00366D28">
        <w:rPr>
          <w:rFonts w:hint="eastAsia"/>
        </w:rPr>
        <w:t>F</w:t>
      </w:r>
      <w:r w:rsidR="00366D28">
        <w:t>idelity,Vanguard,T.Rowe</w:t>
      </w:r>
      <w:proofErr w:type="spellEnd"/>
      <w:r w:rsidR="00366D28">
        <w:t xml:space="preserve"> Price</w:t>
      </w:r>
      <w:r w:rsidR="00366D28">
        <w:rPr>
          <w:rFonts w:hint="eastAsia"/>
        </w:rPr>
        <w:t>）がターゲットデートファンドの7</w:t>
      </w:r>
      <w:r w:rsidR="00366D28">
        <w:t>8%</w:t>
      </w:r>
      <w:r w:rsidR="00366D28">
        <w:rPr>
          <w:rFonts w:hint="eastAsia"/>
        </w:rPr>
        <w:t>を保有している．</w:t>
      </w:r>
      <w:r w:rsidR="00BD1C9E">
        <w:rPr>
          <w:rFonts w:hint="eastAsia"/>
        </w:rPr>
        <w:t>上述の数値はあくまで</w:t>
      </w:r>
      <w:commentRangeStart w:id="1"/>
      <w:r w:rsidR="00BD1C9E">
        <w:rPr>
          <w:rFonts w:hint="eastAsia"/>
        </w:rPr>
        <w:t>o</w:t>
      </w:r>
      <w:r w:rsidR="00BD1C9E">
        <w:t>pen target-dat</w:t>
      </w:r>
      <w:r w:rsidR="00CD4930">
        <w:t>e</w:t>
      </w:r>
      <w:r w:rsidR="00BD1C9E">
        <w:t xml:space="preserve"> assets</w:t>
      </w:r>
      <w:commentRangeEnd w:id="1"/>
      <w:r w:rsidR="00A35DD7">
        <w:rPr>
          <w:rStyle w:val="af"/>
        </w:rPr>
        <w:commentReference w:id="1"/>
      </w:r>
      <w:r w:rsidR="00BD1C9E">
        <w:rPr>
          <w:rFonts w:hint="eastAsia"/>
        </w:rPr>
        <w:t>に限った話であり，全てのターゲットデート資産ではない．Investment</w:t>
      </w:r>
      <w:r w:rsidR="00BD1C9E">
        <w:t xml:space="preserve"> Company Institute(</w:t>
      </w:r>
      <w:r w:rsidR="00BD1C9E">
        <w:rPr>
          <w:rFonts w:hint="eastAsia"/>
        </w:rPr>
        <w:t>2</w:t>
      </w:r>
      <w:r w:rsidR="00BD1C9E">
        <w:t>012)</w:t>
      </w:r>
      <w:r w:rsidR="00BD1C9E">
        <w:rPr>
          <w:rFonts w:hint="eastAsia"/>
        </w:rPr>
        <w:t>は米国の退職資産は2</w:t>
      </w:r>
      <w:r w:rsidR="00BD1C9E">
        <w:t>011</w:t>
      </w:r>
      <w:r w:rsidR="00BD1C9E">
        <w:rPr>
          <w:rFonts w:hint="eastAsia"/>
        </w:rPr>
        <w:t>年において1</w:t>
      </w:r>
      <w:r w:rsidR="00BD1C9E">
        <w:t>7.9</w:t>
      </w:r>
      <w:r w:rsidR="00BD1C9E">
        <w:rPr>
          <w:rFonts w:hint="eastAsia"/>
        </w:rPr>
        <w:t>兆ドルであることを報告しており，</w:t>
      </w:r>
      <w:r w:rsidR="00A35DD7">
        <w:rPr>
          <w:rFonts w:hint="eastAsia"/>
        </w:rPr>
        <w:t>最も大きいのはIRA</w:t>
      </w:r>
      <w:r w:rsidR="00A35DD7">
        <w:t>(4.9</w:t>
      </w:r>
      <w:r w:rsidR="00A35DD7">
        <w:rPr>
          <w:rFonts w:hint="eastAsia"/>
        </w:rPr>
        <w:t>兆ドル</w:t>
      </w:r>
      <w:r w:rsidR="00A35DD7">
        <w:t>)</w:t>
      </w:r>
      <w:r w:rsidR="00A35DD7">
        <w:rPr>
          <w:rFonts w:hint="eastAsia"/>
        </w:rPr>
        <w:t>，DC</w:t>
      </w:r>
      <w:r w:rsidR="00A35DD7">
        <w:t>(4.5</w:t>
      </w:r>
      <w:r w:rsidR="00A35DD7">
        <w:rPr>
          <w:rFonts w:hint="eastAsia"/>
        </w:rPr>
        <w:t>兆ドル</w:t>
      </w:r>
      <w:r w:rsidR="00A35DD7">
        <w:t>)</w:t>
      </w:r>
      <w:r w:rsidR="00A35DD7">
        <w:rPr>
          <w:rFonts w:hint="eastAsia"/>
        </w:rPr>
        <w:t>，プライベートセクターDB(</w:t>
      </w:r>
      <w:r w:rsidR="00A35DD7">
        <w:t>2.4</w:t>
      </w:r>
      <w:r w:rsidR="00A35DD7">
        <w:rPr>
          <w:rFonts w:hint="eastAsia"/>
        </w:rPr>
        <w:t>兆ドル</w:t>
      </w:r>
      <w:r w:rsidR="00A35DD7">
        <w:t>)</w:t>
      </w:r>
      <w:r w:rsidR="00A35DD7">
        <w:rPr>
          <w:rFonts w:hint="eastAsia"/>
        </w:rPr>
        <w:t>である．</w:t>
      </w:r>
    </w:p>
    <w:p w14:paraId="61420BBE" w14:textId="77777777" w:rsidR="00DB2C26" w:rsidRDefault="00DB2C26" w:rsidP="00DB2C26"/>
    <w:p w14:paraId="701FF38C" w14:textId="7AB1D18B" w:rsidR="00E62973" w:rsidRDefault="00E62973" w:rsidP="00DB2C26">
      <w:pPr>
        <w:ind w:firstLineChars="100" w:firstLine="210"/>
      </w:pPr>
      <w:r>
        <w:rPr>
          <w:rFonts w:hint="eastAsia"/>
        </w:rPr>
        <w:t>DCにおける資産配分は加入者</w:t>
      </w:r>
      <w:r w:rsidR="00DB2C26">
        <w:rPr>
          <w:rFonts w:hint="eastAsia"/>
        </w:rPr>
        <w:t>の年齢によって異なる．ICI</w:t>
      </w:r>
      <w:r w:rsidR="008B1955">
        <w:rPr>
          <w:rStyle w:val="ac"/>
        </w:rPr>
        <w:footnoteReference w:id="3"/>
      </w:r>
      <w:r w:rsidR="00DB2C26">
        <w:rPr>
          <w:rFonts w:hint="eastAsia"/>
        </w:rPr>
        <w:t xml:space="preserve">とEmployee </w:t>
      </w:r>
      <w:r w:rsidR="00DB2C26">
        <w:t>Benefit Research Institute</w:t>
      </w:r>
      <w:r w:rsidR="00E95A82">
        <w:rPr>
          <w:rStyle w:val="ac"/>
        </w:rPr>
        <w:footnoteReference w:id="4"/>
      </w:r>
      <w:r w:rsidR="00DB2C26">
        <w:rPr>
          <w:rFonts w:hint="eastAsia"/>
        </w:rPr>
        <w:t>の調査によると2</w:t>
      </w:r>
      <w:r w:rsidR="00DB2C26">
        <w:t>010</w:t>
      </w:r>
      <w:r w:rsidR="00DB2C26">
        <w:rPr>
          <w:rFonts w:hint="eastAsia"/>
        </w:rPr>
        <w:t>年末時点において以下の</w:t>
      </w:r>
      <w:r w:rsidR="00616EBF">
        <w:rPr>
          <w:rFonts w:hint="eastAsia"/>
        </w:rPr>
        <w:t>特徴がある．</w:t>
      </w:r>
    </w:p>
    <w:p w14:paraId="636060F3" w14:textId="01A79706" w:rsidR="00616EBF" w:rsidRDefault="00616EBF" w:rsidP="00281CD7">
      <w:pPr>
        <w:pStyle w:val="a8"/>
        <w:numPr>
          <w:ilvl w:val="0"/>
          <w:numId w:val="4"/>
        </w:numPr>
        <w:ind w:leftChars="0" w:left="1276"/>
      </w:pPr>
      <w:r>
        <w:rPr>
          <w:rFonts w:hint="eastAsia"/>
        </w:rPr>
        <w:t>2</w:t>
      </w:r>
      <w:r>
        <w:t>0</w:t>
      </w:r>
      <w:r>
        <w:rPr>
          <w:rFonts w:hint="eastAsia"/>
        </w:rPr>
        <w:t>代の加入者は，資産の4</w:t>
      </w:r>
      <w:r>
        <w:t>4%</w:t>
      </w:r>
      <w:r>
        <w:rPr>
          <w:rFonts w:hint="eastAsia"/>
        </w:rPr>
        <w:t>を株式ファンドと自社株，</w:t>
      </w:r>
      <w:r w:rsidR="00281CD7">
        <w:rPr>
          <w:rFonts w:hint="eastAsia"/>
        </w:rPr>
        <w:t>2</w:t>
      </w:r>
      <w:r w:rsidR="00281CD7">
        <w:t>7</w:t>
      </w:r>
      <w:r>
        <w:t>%</w:t>
      </w:r>
      <w:r>
        <w:rPr>
          <w:rFonts w:hint="eastAsia"/>
        </w:rPr>
        <w:t>をターゲット</w:t>
      </w:r>
      <w:r w:rsidR="008C73D4">
        <w:rPr>
          <w:rFonts w:hint="eastAsia"/>
        </w:rPr>
        <w:t>デート</w:t>
      </w:r>
      <w:r>
        <w:rPr>
          <w:rFonts w:hint="eastAsia"/>
        </w:rPr>
        <w:t>ファンド</w:t>
      </w:r>
      <w:r w:rsidR="00281CD7">
        <w:rPr>
          <w:rFonts w:hint="eastAsia"/>
        </w:rPr>
        <w:t>，1</w:t>
      </w:r>
      <w:r w:rsidR="00281CD7">
        <w:t>0%</w:t>
      </w:r>
      <w:r w:rsidR="00281CD7">
        <w:rPr>
          <w:rFonts w:hint="eastAsia"/>
        </w:rPr>
        <w:t>を</w:t>
      </w:r>
      <w:r>
        <w:rPr>
          <w:rFonts w:hint="eastAsia"/>
        </w:rPr>
        <w:t>ノンターゲット</w:t>
      </w:r>
      <w:r w:rsidR="008C73D4">
        <w:rPr>
          <w:rFonts w:hint="eastAsia"/>
        </w:rPr>
        <w:t>デート</w:t>
      </w:r>
      <w:r>
        <w:rPr>
          <w:rFonts w:hint="eastAsia"/>
        </w:rPr>
        <w:t>バランスファンドに投資していた．</w:t>
      </w:r>
    </w:p>
    <w:p w14:paraId="273B59DA" w14:textId="154DA83E" w:rsidR="00281CD7" w:rsidRDefault="00616EBF" w:rsidP="00281CD7">
      <w:pPr>
        <w:pStyle w:val="a8"/>
        <w:numPr>
          <w:ilvl w:val="0"/>
          <w:numId w:val="4"/>
        </w:numPr>
        <w:ind w:leftChars="0" w:left="1276"/>
      </w:pPr>
      <w:r>
        <w:rPr>
          <w:rFonts w:hint="eastAsia"/>
        </w:rPr>
        <w:t>6</w:t>
      </w:r>
      <w:r>
        <w:t>0</w:t>
      </w:r>
      <w:r>
        <w:rPr>
          <w:rFonts w:hint="eastAsia"/>
        </w:rPr>
        <w:t>代の加入者は，資産の4</w:t>
      </w:r>
      <w:r>
        <w:t>1%</w:t>
      </w:r>
      <w:r>
        <w:rPr>
          <w:rFonts w:hint="eastAsia"/>
        </w:rPr>
        <w:t>を株式ファンドと自社株，</w:t>
      </w:r>
      <w:r w:rsidR="00281CD7">
        <w:rPr>
          <w:rFonts w:hint="eastAsia"/>
        </w:rPr>
        <w:t>9</w:t>
      </w:r>
      <w:r>
        <w:t>%</w:t>
      </w:r>
      <w:r>
        <w:rPr>
          <w:rFonts w:hint="eastAsia"/>
        </w:rPr>
        <w:t>をターゲット</w:t>
      </w:r>
      <w:r w:rsidR="008C73D4">
        <w:rPr>
          <w:rFonts w:hint="eastAsia"/>
        </w:rPr>
        <w:t>デート</w:t>
      </w:r>
      <w:r>
        <w:rPr>
          <w:rFonts w:hint="eastAsia"/>
        </w:rPr>
        <w:t>ファンドと</w:t>
      </w:r>
      <w:r w:rsidR="00281CD7">
        <w:rPr>
          <w:rFonts w:hint="eastAsia"/>
        </w:rPr>
        <w:t>7</w:t>
      </w:r>
      <w:r w:rsidR="00281CD7">
        <w:t>%</w:t>
      </w:r>
      <w:r w:rsidR="00281CD7">
        <w:rPr>
          <w:rFonts w:hint="eastAsia"/>
        </w:rPr>
        <w:t>を</w:t>
      </w:r>
      <w:r>
        <w:rPr>
          <w:rFonts w:hint="eastAsia"/>
        </w:rPr>
        <w:t>ノ</w:t>
      </w:r>
      <w:r>
        <w:rPr>
          <w:rFonts w:hint="eastAsia"/>
        </w:rPr>
        <w:lastRenderedPageBreak/>
        <w:t>ンターゲット</w:t>
      </w:r>
      <w:r w:rsidR="008C73D4">
        <w:rPr>
          <w:rFonts w:hint="eastAsia"/>
        </w:rPr>
        <w:t>デート</w:t>
      </w:r>
      <w:r>
        <w:rPr>
          <w:rFonts w:hint="eastAsia"/>
        </w:rPr>
        <w:t>バランスファンドに投資していた．また，4</w:t>
      </w:r>
      <w:r>
        <w:t>01(k)</w:t>
      </w:r>
      <w:r>
        <w:rPr>
          <w:rFonts w:hint="eastAsia"/>
        </w:rPr>
        <w:t>資産</w:t>
      </w:r>
      <w:r w:rsidR="00E95A82">
        <w:rPr>
          <w:rStyle w:val="ac"/>
        </w:rPr>
        <w:footnoteReference w:id="5"/>
      </w:r>
      <w:r>
        <w:rPr>
          <w:rFonts w:hint="eastAsia"/>
        </w:rPr>
        <w:t>の4</w:t>
      </w:r>
      <w:r>
        <w:t>9%</w:t>
      </w:r>
      <w:r>
        <w:rPr>
          <w:rFonts w:hint="eastAsia"/>
        </w:rPr>
        <w:t>を株式で運用していた．</w:t>
      </w:r>
    </w:p>
    <w:p w14:paraId="7C0D676B" w14:textId="54ED2BDF" w:rsidR="00281CD7" w:rsidRDefault="00345F96" w:rsidP="00281CD7">
      <w:r>
        <w:rPr>
          <w:rFonts w:hint="eastAsia"/>
        </w:rPr>
        <w:t>上記の事実は若年層にとって</w:t>
      </w:r>
      <w:r w:rsidR="00281CD7">
        <w:rPr>
          <w:rFonts w:hint="eastAsia"/>
        </w:rPr>
        <w:t>ターゲット</w:t>
      </w:r>
      <w:r w:rsidR="008C73D4">
        <w:rPr>
          <w:rFonts w:hint="eastAsia"/>
        </w:rPr>
        <w:t>デート</w:t>
      </w:r>
      <w:r w:rsidR="00281CD7">
        <w:rPr>
          <w:rFonts w:hint="eastAsia"/>
        </w:rPr>
        <w:t>ファンド</w:t>
      </w:r>
      <w:r>
        <w:rPr>
          <w:rFonts w:hint="eastAsia"/>
        </w:rPr>
        <w:t>が魅力的であることを示している．</w:t>
      </w:r>
    </w:p>
    <w:p w14:paraId="6C80069E" w14:textId="068AC8F3" w:rsidR="00345F96" w:rsidRDefault="00345F96" w:rsidP="00281CD7"/>
    <w:p w14:paraId="6A63F7C9" w14:textId="18599EA5" w:rsidR="00C53A7A" w:rsidRDefault="00C77C46" w:rsidP="00C53A7A">
      <w:pPr>
        <w:ind w:firstLineChars="100" w:firstLine="210"/>
        <w:jc w:val="left"/>
      </w:pPr>
      <w:r>
        <w:rPr>
          <w:rFonts w:hint="eastAsia"/>
        </w:rPr>
        <w:t>ターゲット</w:t>
      </w:r>
      <w:r w:rsidR="008C73D4">
        <w:rPr>
          <w:rFonts w:hint="eastAsia"/>
        </w:rPr>
        <w:t>デート</w:t>
      </w:r>
      <w:r>
        <w:rPr>
          <w:rFonts w:hint="eastAsia"/>
        </w:rPr>
        <w:t>ファンドの大きな課題の一つはグライドパスの設計である．例としてFidelity</w:t>
      </w:r>
      <w:r>
        <w:t xml:space="preserve"> </w:t>
      </w:r>
      <w:proofErr w:type="spellStart"/>
      <w:r>
        <w:t>ClearPath</w:t>
      </w:r>
      <w:proofErr w:type="spellEnd"/>
      <w:r w:rsidR="00000B4D">
        <w:rPr>
          <w:rFonts w:hint="eastAsia"/>
        </w:rPr>
        <w:t>®</w:t>
      </w:r>
      <w:r>
        <w:rPr>
          <w:rFonts w:hint="eastAsia"/>
        </w:rPr>
        <w:t>を考える</w:t>
      </w:r>
      <w:r w:rsidR="00C53A7A">
        <w:rPr>
          <w:rFonts w:hint="eastAsia"/>
        </w:rPr>
        <w:t>（</w:t>
      </w:r>
      <w:r w:rsidR="00C53A7A">
        <w:fldChar w:fldCharType="begin"/>
      </w:r>
      <w:r w:rsidR="00C53A7A">
        <w:instrText xml:space="preserve"> </w:instrText>
      </w:r>
      <w:r w:rsidR="00C53A7A">
        <w:rPr>
          <w:rFonts w:hint="eastAsia"/>
        </w:rPr>
        <w:instrText>REF _Ref91642966 \h</w:instrText>
      </w:r>
      <w:r w:rsidR="00C53A7A">
        <w:instrText xml:space="preserve"> </w:instrText>
      </w:r>
      <w:r w:rsidR="00C53A7A">
        <w:fldChar w:fldCharType="separate"/>
      </w:r>
      <w:r w:rsidR="00C53A7A">
        <w:t xml:space="preserve">図 </w:t>
      </w:r>
      <w:r w:rsidR="00C53A7A">
        <w:rPr>
          <w:noProof/>
        </w:rPr>
        <w:t>3</w:t>
      </w:r>
      <w:r w:rsidR="00C53A7A">
        <w:fldChar w:fldCharType="end"/>
      </w:r>
      <w:r w:rsidR="00C53A7A">
        <w:rPr>
          <w:rFonts w:hint="eastAsia"/>
        </w:rPr>
        <w:t>）</w:t>
      </w:r>
      <w:r>
        <w:rPr>
          <w:rFonts w:hint="eastAsia"/>
        </w:rPr>
        <w:t>．</w:t>
      </w:r>
      <w:r w:rsidR="00C53A7A">
        <w:rPr>
          <w:rFonts w:hint="eastAsia"/>
        </w:rPr>
        <w:t>このグライドパスは</w:t>
      </w:r>
      <w:r w:rsidR="00C53A7A">
        <w:t>Fidelity 社の Web サイトにあるシミュレーション・ツールを使って，40 年後にリタイアするカナダの個人を対象にしたダイナミック・アロケーションを報告したものである．</w:t>
      </w:r>
      <w:r w:rsidR="00974F2F">
        <w:rPr>
          <w:rFonts w:hint="eastAsia"/>
        </w:rPr>
        <w:t>特徴としては以下の点が挙げられる．</w:t>
      </w:r>
    </w:p>
    <w:p w14:paraId="61A76ED3" w14:textId="041F28A2" w:rsidR="00974F2F" w:rsidRDefault="00974F2F" w:rsidP="00974F2F">
      <w:pPr>
        <w:pStyle w:val="a8"/>
        <w:numPr>
          <w:ilvl w:val="0"/>
          <w:numId w:val="5"/>
        </w:numPr>
        <w:ind w:leftChars="0" w:left="1276"/>
        <w:jc w:val="left"/>
      </w:pPr>
      <w:r>
        <w:rPr>
          <w:rFonts w:hint="eastAsia"/>
        </w:rPr>
        <w:t>株式のウェイトが2</w:t>
      </w:r>
      <w:r>
        <w:t>015</w:t>
      </w:r>
      <w:r>
        <w:rPr>
          <w:rFonts w:hint="eastAsia"/>
        </w:rPr>
        <w:t>年時点では8</w:t>
      </w:r>
      <w:r>
        <w:t>0%</w:t>
      </w:r>
      <w:r>
        <w:rPr>
          <w:rFonts w:hint="eastAsia"/>
        </w:rPr>
        <w:t>であるが，5</w:t>
      </w:r>
      <w:r>
        <w:t>0</w:t>
      </w:r>
      <w:r>
        <w:rPr>
          <w:rFonts w:hint="eastAsia"/>
        </w:rPr>
        <w:t>年後には3</w:t>
      </w:r>
      <w:r>
        <w:t>1%</w:t>
      </w:r>
      <w:r>
        <w:rPr>
          <w:rFonts w:hint="eastAsia"/>
        </w:rPr>
        <w:t>まで低下．</w:t>
      </w:r>
    </w:p>
    <w:p w14:paraId="3CF5F452" w14:textId="3A669177" w:rsidR="00974F2F" w:rsidRDefault="00974F2F" w:rsidP="00974F2F">
      <w:pPr>
        <w:pStyle w:val="a8"/>
        <w:numPr>
          <w:ilvl w:val="0"/>
          <w:numId w:val="5"/>
        </w:numPr>
        <w:ind w:leftChars="0" w:left="1276"/>
        <w:jc w:val="left"/>
      </w:pPr>
      <w:r>
        <w:rPr>
          <w:rFonts w:hint="eastAsia"/>
        </w:rPr>
        <w:t>債券は2</w:t>
      </w:r>
      <w:r>
        <w:t>5</w:t>
      </w:r>
      <w:r>
        <w:rPr>
          <w:rFonts w:hint="eastAsia"/>
        </w:rPr>
        <w:t>年間で徐々に増加し，その後3</w:t>
      </w:r>
      <w:r>
        <w:t>0%</w:t>
      </w:r>
      <w:r>
        <w:rPr>
          <w:rFonts w:hint="eastAsia"/>
        </w:rPr>
        <w:t>程度で安定している．</w:t>
      </w:r>
    </w:p>
    <w:p w14:paraId="0BE74811" w14:textId="3B4CC2C0" w:rsidR="00974F2F" w:rsidRDefault="00F849A0" w:rsidP="00974F2F">
      <w:pPr>
        <w:jc w:val="left"/>
      </w:pPr>
      <w:r>
        <w:rPr>
          <w:rFonts w:hint="eastAsia"/>
        </w:rPr>
        <w:t>ターゲット</w:t>
      </w:r>
      <w:r w:rsidR="008C73D4">
        <w:rPr>
          <w:rFonts w:hint="eastAsia"/>
        </w:rPr>
        <w:t>デート</w:t>
      </w:r>
      <w:r>
        <w:rPr>
          <w:rFonts w:hint="eastAsia"/>
        </w:rPr>
        <w:t>ファンドは同様の特徴を持つものの，ターゲット</w:t>
      </w:r>
      <w:r w:rsidR="008C73D4">
        <w:rPr>
          <w:rFonts w:hint="eastAsia"/>
        </w:rPr>
        <w:t>デート</w:t>
      </w:r>
      <w:r>
        <w:rPr>
          <w:rFonts w:hint="eastAsia"/>
        </w:rPr>
        <w:t>ファンド間の差は大きくなる場合がある．例えば，Morningstar</w:t>
      </w:r>
      <w:r>
        <w:t>(2012)</w:t>
      </w:r>
      <w:r>
        <w:rPr>
          <w:rFonts w:hint="eastAsia"/>
        </w:rPr>
        <w:t>によると目標年次によって株式にウェイトが以下のように変化する．</w:t>
      </w:r>
    </w:p>
    <w:tbl>
      <w:tblPr>
        <w:tblStyle w:val="a7"/>
        <w:tblW w:w="0" w:type="auto"/>
        <w:tblInd w:w="3681" w:type="dxa"/>
        <w:tblLook w:val="04A0" w:firstRow="1" w:lastRow="0" w:firstColumn="1" w:lastColumn="0" w:noHBand="0" w:noVBand="1"/>
      </w:tblPr>
      <w:tblGrid>
        <w:gridCol w:w="1701"/>
        <w:gridCol w:w="1701"/>
      </w:tblGrid>
      <w:tr w:rsidR="00F849A0" w14:paraId="2CCA4FD5" w14:textId="77777777" w:rsidTr="00291017">
        <w:trPr>
          <w:trHeight w:val="20"/>
        </w:trPr>
        <w:tc>
          <w:tcPr>
            <w:tcW w:w="1701" w:type="dxa"/>
            <w:shd w:val="clear" w:color="auto" w:fill="002060"/>
            <w:vAlign w:val="center"/>
          </w:tcPr>
          <w:p w14:paraId="0E4508A6" w14:textId="6FBAA305" w:rsidR="00F849A0" w:rsidRDefault="00291017" w:rsidP="00291017">
            <w:pPr>
              <w:jc w:val="center"/>
            </w:pPr>
            <w:r>
              <w:rPr>
                <w:rFonts w:hint="eastAsia"/>
              </w:rPr>
              <w:t>目標年次</w:t>
            </w:r>
          </w:p>
        </w:tc>
        <w:tc>
          <w:tcPr>
            <w:tcW w:w="1701" w:type="dxa"/>
            <w:shd w:val="clear" w:color="auto" w:fill="002060"/>
            <w:vAlign w:val="center"/>
          </w:tcPr>
          <w:p w14:paraId="09696EBF" w14:textId="7536894C" w:rsidR="00F849A0" w:rsidRDefault="00291017" w:rsidP="00291017">
            <w:pPr>
              <w:jc w:val="center"/>
            </w:pPr>
            <w:r>
              <w:rPr>
                <w:rFonts w:hint="eastAsia"/>
              </w:rPr>
              <w:t>株式のウェイト</w:t>
            </w:r>
          </w:p>
        </w:tc>
      </w:tr>
      <w:tr w:rsidR="00F849A0" w14:paraId="5BED72C6" w14:textId="77777777" w:rsidTr="00291017">
        <w:trPr>
          <w:trHeight w:val="20"/>
        </w:trPr>
        <w:tc>
          <w:tcPr>
            <w:tcW w:w="1701" w:type="dxa"/>
            <w:vAlign w:val="center"/>
          </w:tcPr>
          <w:p w14:paraId="68656BED" w14:textId="1E65607F" w:rsidR="00F849A0" w:rsidRDefault="00291017" w:rsidP="00291017">
            <w:pPr>
              <w:jc w:val="center"/>
            </w:pPr>
            <w:r>
              <w:rPr>
                <w:rFonts w:hint="eastAsia"/>
              </w:rPr>
              <w:t>2</w:t>
            </w:r>
            <w:r>
              <w:t>015</w:t>
            </w:r>
            <w:r>
              <w:rPr>
                <w:rFonts w:hint="eastAsia"/>
              </w:rPr>
              <w:t>年</w:t>
            </w:r>
          </w:p>
        </w:tc>
        <w:tc>
          <w:tcPr>
            <w:tcW w:w="1701" w:type="dxa"/>
            <w:vAlign w:val="center"/>
          </w:tcPr>
          <w:p w14:paraId="15EA633A" w14:textId="0330DC47" w:rsidR="00F849A0" w:rsidRDefault="00291017" w:rsidP="00291017">
            <w:pPr>
              <w:jc w:val="center"/>
            </w:pPr>
            <w:r>
              <w:rPr>
                <w:rFonts w:hint="eastAsia"/>
              </w:rPr>
              <w:t>2</w:t>
            </w:r>
            <w:r>
              <w:t>0%</w:t>
            </w:r>
            <w:r>
              <w:rPr>
                <w:rFonts w:hint="eastAsia"/>
              </w:rPr>
              <w:t>～7</w:t>
            </w:r>
            <w:r>
              <w:t>8%</w:t>
            </w:r>
          </w:p>
        </w:tc>
      </w:tr>
      <w:tr w:rsidR="00F849A0" w14:paraId="14228432" w14:textId="77777777" w:rsidTr="00291017">
        <w:trPr>
          <w:trHeight w:val="20"/>
        </w:trPr>
        <w:tc>
          <w:tcPr>
            <w:tcW w:w="1701" w:type="dxa"/>
            <w:vAlign w:val="center"/>
          </w:tcPr>
          <w:p w14:paraId="3F58F371" w14:textId="62C79B8C" w:rsidR="00F849A0" w:rsidRDefault="00291017" w:rsidP="00291017">
            <w:pPr>
              <w:jc w:val="center"/>
            </w:pPr>
            <w:r>
              <w:rPr>
                <w:rFonts w:hint="eastAsia"/>
              </w:rPr>
              <w:t>2</w:t>
            </w:r>
            <w:r>
              <w:t>025</w:t>
            </w:r>
            <w:r>
              <w:rPr>
                <w:rFonts w:hint="eastAsia"/>
              </w:rPr>
              <w:t>年</w:t>
            </w:r>
          </w:p>
        </w:tc>
        <w:tc>
          <w:tcPr>
            <w:tcW w:w="1701" w:type="dxa"/>
            <w:vAlign w:val="center"/>
          </w:tcPr>
          <w:p w14:paraId="528003E7" w14:textId="5092DC7E" w:rsidR="00F849A0" w:rsidRDefault="00291017" w:rsidP="00291017">
            <w:pPr>
              <w:jc w:val="center"/>
            </w:pPr>
            <w:r>
              <w:rPr>
                <w:rFonts w:hint="eastAsia"/>
              </w:rPr>
              <w:t>3</w:t>
            </w:r>
            <w:r>
              <w:t>8%</w:t>
            </w:r>
            <w:r>
              <w:rPr>
                <w:rFonts w:hint="eastAsia"/>
              </w:rPr>
              <w:t>～8</w:t>
            </w:r>
            <w:r>
              <w:t>6%</w:t>
            </w:r>
          </w:p>
        </w:tc>
      </w:tr>
      <w:tr w:rsidR="00F849A0" w14:paraId="2B3F68CD" w14:textId="77777777" w:rsidTr="00291017">
        <w:trPr>
          <w:trHeight w:val="20"/>
        </w:trPr>
        <w:tc>
          <w:tcPr>
            <w:tcW w:w="1701" w:type="dxa"/>
            <w:vAlign w:val="center"/>
          </w:tcPr>
          <w:p w14:paraId="0B362C63" w14:textId="4C40BC05" w:rsidR="00F849A0" w:rsidRDefault="00291017" w:rsidP="00291017">
            <w:pPr>
              <w:jc w:val="center"/>
            </w:pPr>
            <w:r>
              <w:rPr>
                <w:rFonts w:hint="eastAsia"/>
              </w:rPr>
              <w:t>2</w:t>
            </w:r>
            <w:r>
              <w:t>055</w:t>
            </w:r>
            <w:r>
              <w:rPr>
                <w:rFonts w:hint="eastAsia"/>
              </w:rPr>
              <w:t>年</w:t>
            </w:r>
          </w:p>
        </w:tc>
        <w:tc>
          <w:tcPr>
            <w:tcW w:w="1701" w:type="dxa"/>
            <w:vAlign w:val="center"/>
          </w:tcPr>
          <w:p w14:paraId="38518A9D" w14:textId="046269E1" w:rsidR="00F849A0" w:rsidRDefault="00291017" w:rsidP="00291017">
            <w:pPr>
              <w:jc w:val="center"/>
            </w:pPr>
            <w:r>
              <w:rPr>
                <w:rFonts w:hint="eastAsia"/>
              </w:rPr>
              <w:t>8</w:t>
            </w:r>
            <w:r>
              <w:t>5%</w:t>
            </w:r>
            <w:r>
              <w:rPr>
                <w:rFonts w:hint="eastAsia"/>
              </w:rPr>
              <w:t>～1</w:t>
            </w:r>
            <w:r>
              <w:t>00%</w:t>
            </w:r>
          </w:p>
        </w:tc>
      </w:tr>
    </w:tbl>
    <w:p w14:paraId="1D650BC9" w14:textId="77777777" w:rsidR="00F849A0" w:rsidRDefault="00F849A0" w:rsidP="00974F2F">
      <w:pPr>
        <w:jc w:val="left"/>
      </w:pPr>
    </w:p>
    <w:p w14:paraId="75C0DAAC" w14:textId="77777777" w:rsidR="00C53A7A" w:rsidRDefault="00C53A7A" w:rsidP="00C53A7A">
      <w:pPr>
        <w:keepNext/>
        <w:ind w:firstLineChars="100" w:firstLine="210"/>
        <w:jc w:val="center"/>
      </w:pPr>
      <w:r>
        <w:rPr>
          <w:rFonts w:hint="eastAsia"/>
          <w:noProof/>
        </w:rPr>
        <w:drawing>
          <wp:inline distT="0" distB="0" distL="0" distR="0" wp14:anchorId="08A9EC8A" wp14:editId="6A2DDF71">
            <wp:extent cx="3984850" cy="2596515"/>
            <wp:effectExtent l="0" t="0" r="0" b="0"/>
            <wp:docPr id="3" name="図 3" descr="グラフ,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ダイアグラム&#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8933" cy="2599176"/>
                    </a:xfrm>
                    <a:prstGeom prst="rect">
                      <a:avLst/>
                    </a:prstGeom>
                  </pic:spPr>
                </pic:pic>
              </a:graphicData>
            </a:graphic>
          </wp:inline>
        </w:drawing>
      </w:r>
    </w:p>
    <w:p w14:paraId="6EB0EA5C" w14:textId="1517A8A0" w:rsidR="00C77C46" w:rsidRDefault="00C53A7A" w:rsidP="00C53A7A">
      <w:pPr>
        <w:pStyle w:val="a9"/>
        <w:jc w:val="center"/>
      </w:pPr>
      <w:bookmarkStart w:id="2" w:name="_Ref91642966"/>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3</w:t>
      </w:r>
      <w:r w:rsidR="008675A7">
        <w:rPr>
          <w:noProof/>
        </w:rPr>
        <w:fldChar w:fldCharType="end"/>
      </w:r>
      <w:bookmarkEnd w:id="2"/>
      <w:r>
        <w:rPr>
          <w:rFonts w:hint="eastAsia"/>
        </w:rPr>
        <w:t xml:space="preserve">　グライドパスの例</w:t>
      </w:r>
    </w:p>
    <w:p w14:paraId="7CB61E22" w14:textId="67B8B30F" w:rsidR="00291017" w:rsidRDefault="00D3790A" w:rsidP="00D3790A">
      <w:pPr>
        <w:ind w:firstLineChars="100" w:firstLine="210"/>
      </w:pPr>
      <w:r>
        <w:rPr>
          <w:rFonts w:hint="eastAsia"/>
        </w:rPr>
        <w:t>グライドパスにおける資産配分には</w:t>
      </w:r>
      <w:r w:rsidR="00ED60A3">
        <w:rPr>
          <w:rFonts w:hint="eastAsia"/>
        </w:rPr>
        <w:t>よく知られた説明があるが，そのほとんどが</w:t>
      </w:r>
      <w:r w:rsidR="005202F6">
        <w:rPr>
          <w:rFonts w:hint="eastAsia"/>
        </w:rPr>
        <w:t>学術的な妥当性がない</w:t>
      </w:r>
      <w:r w:rsidR="00ED60A3">
        <w:rPr>
          <w:rFonts w:hint="eastAsia"/>
        </w:rPr>
        <w:t>．したがって，学術的な研究がこの資産配分を理解するのに役立つと思われる．</w:t>
      </w:r>
      <w:r w:rsidR="00FE39FF">
        <w:rPr>
          <w:rFonts w:hint="eastAsia"/>
        </w:rPr>
        <w:t>例として以下の研究が挙げられる．</w:t>
      </w:r>
    </w:p>
    <w:tbl>
      <w:tblPr>
        <w:tblStyle w:val="a7"/>
        <w:tblW w:w="0" w:type="auto"/>
        <w:tblLook w:val="04A0" w:firstRow="1" w:lastRow="0" w:firstColumn="1" w:lastColumn="0" w:noHBand="0" w:noVBand="1"/>
      </w:tblPr>
      <w:tblGrid>
        <w:gridCol w:w="2972"/>
        <w:gridCol w:w="7790"/>
      </w:tblGrid>
      <w:tr w:rsidR="004A50F6" w14:paraId="685BC90D" w14:textId="77777777" w:rsidTr="00AF089E">
        <w:tc>
          <w:tcPr>
            <w:tcW w:w="2972" w:type="dxa"/>
          </w:tcPr>
          <w:p w14:paraId="452E978E" w14:textId="4680F10B" w:rsidR="004A50F6" w:rsidRDefault="004A50F6" w:rsidP="00D3790A">
            <w:r>
              <w:t>Munk et al.(2004)</w:t>
            </w:r>
          </w:p>
        </w:tc>
        <w:tc>
          <w:tcPr>
            <w:tcW w:w="7790" w:type="dxa"/>
          </w:tcPr>
          <w:p w14:paraId="27790259" w14:textId="717F836D" w:rsidR="004A50F6" w:rsidRDefault="004A50F6" w:rsidP="00D3790A">
            <w:r>
              <w:rPr>
                <w:rFonts w:hint="eastAsia"/>
              </w:rPr>
              <w:t>株式リターンの平均回帰性とインフレリスクの不確実性を考慮．</w:t>
            </w:r>
            <w:r w:rsidR="00117271">
              <w:rPr>
                <w:rFonts w:hint="eastAsia"/>
              </w:rPr>
              <w:t>1</w:t>
            </w:r>
            <w:r w:rsidR="00117271">
              <w:t>951</w:t>
            </w:r>
            <w:r w:rsidR="00117271">
              <w:rPr>
                <w:rFonts w:hint="eastAsia"/>
              </w:rPr>
              <w:t>年～2</w:t>
            </w:r>
            <w:r w:rsidR="00117271">
              <w:t>003</w:t>
            </w:r>
            <w:r w:rsidR="00117271">
              <w:rPr>
                <w:rFonts w:hint="eastAsia"/>
              </w:rPr>
              <w:t>年までの米国のデータを用いてカリブレーションした結果</w:t>
            </w:r>
            <w:r w:rsidR="00AF089E">
              <w:rPr>
                <w:rFonts w:hint="eastAsia"/>
              </w:rPr>
              <w:t>，「長期投資家は株式をより多く保有する」という一般的な投資助言と同様の結果を得ている．</w:t>
            </w:r>
          </w:p>
        </w:tc>
      </w:tr>
      <w:tr w:rsidR="004A50F6" w14:paraId="0F6CB4D7" w14:textId="77777777" w:rsidTr="00AF089E">
        <w:tc>
          <w:tcPr>
            <w:tcW w:w="2972" w:type="dxa"/>
          </w:tcPr>
          <w:p w14:paraId="243CE4D2" w14:textId="4F51EEF8" w:rsidR="004A50F6" w:rsidRDefault="00AF089E" w:rsidP="00D3790A">
            <w:proofErr w:type="spellStart"/>
            <w:r>
              <w:rPr>
                <w:rFonts w:hint="eastAsia"/>
              </w:rPr>
              <w:t>Basu</w:t>
            </w:r>
            <w:proofErr w:type="spellEnd"/>
            <w:r>
              <w:t xml:space="preserve"> and </w:t>
            </w:r>
            <w:r>
              <w:rPr>
                <w:rFonts w:hint="eastAsia"/>
              </w:rPr>
              <w:t>Drew</w:t>
            </w:r>
            <w:r>
              <w:t>(2009)</w:t>
            </w:r>
          </w:p>
        </w:tc>
        <w:tc>
          <w:tcPr>
            <w:tcW w:w="7790" w:type="dxa"/>
          </w:tcPr>
          <w:p w14:paraId="4F2311BF" w14:textId="30D8EE52" w:rsidR="004A50F6" w:rsidRDefault="00AF089E" w:rsidP="00D3790A">
            <w:r>
              <w:rPr>
                <w:rFonts w:hint="eastAsia"/>
              </w:rPr>
              <w:t>退職前の後期における最適配分</w:t>
            </w:r>
          </w:p>
        </w:tc>
      </w:tr>
      <w:tr w:rsidR="004A50F6" w14:paraId="4218E246" w14:textId="77777777" w:rsidTr="00AF089E">
        <w:tc>
          <w:tcPr>
            <w:tcW w:w="2972" w:type="dxa"/>
          </w:tcPr>
          <w:p w14:paraId="58625786" w14:textId="209DBF41" w:rsidR="004A50F6" w:rsidRDefault="00AF089E" w:rsidP="00D3790A">
            <w:r>
              <w:rPr>
                <w:rFonts w:hint="eastAsia"/>
              </w:rPr>
              <w:t>H</w:t>
            </w:r>
            <w:r>
              <w:t>enderson</w:t>
            </w:r>
            <w:r>
              <w:rPr>
                <w:rFonts w:hint="eastAsia"/>
              </w:rPr>
              <w:t>(</w:t>
            </w:r>
            <w:r>
              <w:t>2005)</w:t>
            </w:r>
          </w:p>
        </w:tc>
        <w:tc>
          <w:tcPr>
            <w:tcW w:w="7790" w:type="dxa"/>
          </w:tcPr>
          <w:p w14:paraId="4FC48B17" w14:textId="2C8C7875" w:rsidR="004A50F6" w:rsidRDefault="00AF089E" w:rsidP="00D3790A">
            <w:r>
              <w:rPr>
                <w:rFonts w:hint="eastAsia"/>
              </w:rPr>
              <w:t>株式と債券の相関がヘッジ需要に与える影響</w:t>
            </w:r>
          </w:p>
        </w:tc>
      </w:tr>
      <w:tr w:rsidR="004A50F6" w14:paraId="496EC207" w14:textId="77777777" w:rsidTr="00AF089E">
        <w:tc>
          <w:tcPr>
            <w:tcW w:w="2972" w:type="dxa"/>
          </w:tcPr>
          <w:p w14:paraId="4FAD6701" w14:textId="0EE6AEB3" w:rsidR="004A50F6" w:rsidRDefault="00AF089E" w:rsidP="00D3790A">
            <w:r>
              <w:lastRenderedPageBreak/>
              <w:t>Bodie et al</w:t>
            </w:r>
            <w:r>
              <w:rPr>
                <w:rFonts w:hint="eastAsia"/>
              </w:rPr>
              <w:t>(</w:t>
            </w:r>
            <w:r>
              <w:t>1992)</w:t>
            </w:r>
          </w:p>
        </w:tc>
        <w:tc>
          <w:tcPr>
            <w:tcW w:w="7790" w:type="dxa"/>
          </w:tcPr>
          <w:p w14:paraId="4A556775" w14:textId="1BF0C257" w:rsidR="004A50F6" w:rsidRDefault="00AF089E" w:rsidP="00D3790A">
            <w:r>
              <w:rPr>
                <w:rFonts w:hint="eastAsia"/>
              </w:rPr>
              <w:t>労働供給の柔軟性</w:t>
            </w:r>
          </w:p>
        </w:tc>
      </w:tr>
      <w:tr w:rsidR="004A50F6" w14:paraId="4348AFB4" w14:textId="77777777" w:rsidTr="00AF089E">
        <w:tc>
          <w:tcPr>
            <w:tcW w:w="2972" w:type="dxa"/>
          </w:tcPr>
          <w:p w14:paraId="39166E2B" w14:textId="6EEEC894" w:rsidR="004A50F6" w:rsidRDefault="00AF089E" w:rsidP="00D3790A">
            <w:proofErr w:type="spellStart"/>
            <w:r>
              <w:rPr>
                <w:rFonts w:hint="eastAsia"/>
              </w:rPr>
              <w:t>C</w:t>
            </w:r>
            <w:r>
              <w:t>occo</w:t>
            </w:r>
            <w:proofErr w:type="spellEnd"/>
            <w:r>
              <w:t xml:space="preserve"> and Gomez</w:t>
            </w:r>
            <w:r>
              <w:rPr>
                <w:rFonts w:hint="eastAsia"/>
              </w:rPr>
              <w:t>(</w:t>
            </w:r>
            <w:r>
              <w:t>2012)</w:t>
            </w:r>
          </w:p>
        </w:tc>
        <w:tc>
          <w:tcPr>
            <w:tcW w:w="7790" w:type="dxa"/>
          </w:tcPr>
          <w:p w14:paraId="2C8D497B" w14:textId="664803E2" w:rsidR="00AF089E" w:rsidRDefault="00AF089E" w:rsidP="00D3790A">
            <w:r>
              <w:rPr>
                <w:rFonts w:hint="eastAsia"/>
              </w:rPr>
              <w:t>長寿リスク</w:t>
            </w:r>
          </w:p>
        </w:tc>
      </w:tr>
      <w:tr w:rsidR="004A50F6" w14:paraId="13F73E85" w14:textId="77777777" w:rsidTr="00AF089E">
        <w:tc>
          <w:tcPr>
            <w:tcW w:w="2972" w:type="dxa"/>
          </w:tcPr>
          <w:p w14:paraId="568952D2" w14:textId="09D7B404" w:rsidR="004A50F6" w:rsidRDefault="00AF089E" w:rsidP="00D3790A">
            <w:proofErr w:type="spellStart"/>
            <w:r>
              <w:t>Martellini</w:t>
            </w:r>
            <w:proofErr w:type="spellEnd"/>
            <w:r>
              <w:t xml:space="preserve"> and </w:t>
            </w:r>
            <w:proofErr w:type="spellStart"/>
            <w:r>
              <w:t>Milhau</w:t>
            </w:r>
            <w:proofErr w:type="spellEnd"/>
            <w:r>
              <w:t>(2010)</w:t>
            </w:r>
          </w:p>
        </w:tc>
        <w:tc>
          <w:tcPr>
            <w:tcW w:w="7790" w:type="dxa"/>
          </w:tcPr>
          <w:p w14:paraId="6D3B3899" w14:textId="6A31467D" w:rsidR="004A50F6" w:rsidRDefault="00AF089E" w:rsidP="00D3790A">
            <w:r>
              <w:rPr>
                <w:rFonts w:hint="eastAsia"/>
              </w:rPr>
              <w:t>不動産の効果</w:t>
            </w:r>
          </w:p>
        </w:tc>
      </w:tr>
      <w:tr w:rsidR="004A50F6" w14:paraId="75D410A3" w14:textId="77777777" w:rsidTr="00AF089E">
        <w:tc>
          <w:tcPr>
            <w:tcW w:w="2972" w:type="dxa"/>
          </w:tcPr>
          <w:p w14:paraId="0F262E64" w14:textId="29530BB9" w:rsidR="004A50F6" w:rsidRDefault="00AF089E" w:rsidP="00D3790A">
            <w:r>
              <w:t>Larsen and Munk</w:t>
            </w:r>
            <w:r>
              <w:rPr>
                <w:rFonts w:hint="eastAsia"/>
              </w:rPr>
              <w:t>(</w:t>
            </w:r>
            <w:r>
              <w:t>2012)</w:t>
            </w:r>
          </w:p>
        </w:tc>
        <w:tc>
          <w:tcPr>
            <w:tcW w:w="7790" w:type="dxa"/>
          </w:tcPr>
          <w:p w14:paraId="46CE5D0A" w14:textId="34330571" w:rsidR="004A50F6" w:rsidRDefault="00AF089E" w:rsidP="00D3790A">
            <w:r>
              <w:rPr>
                <w:rFonts w:hint="eastAsia"/>
              </w:rPr>
              <w:t>リターン予測性</w:t>
            </w:r>
          </w:p>
        </w:tc>
      </w:tr>
    </w:tbl>
    <w:p w14:paraId="4371FB6F" w14:textId="41E133ED" w:rsidR="004A50F6" w:rsidRDefault="004A50F6" w:rsidP="000A7F00"/>
    <w:p w14:paraId="7791D340" w14:textId="1C4F8A94" w:rsidR="000A7F00" w:rsidRDefault="000A7F00" w:rsidP="000A7F00">
      <w:pPr>
        <w:ind w:firstLineChars="100" w:firstLine="210"/>
      </w:pPr>
      <w:r>
        <w:rPr>
          <w:rFonts w:hint="eastAsia"/>
        </w:rPr>
        <w:t>本論文ではターゲット</w:t>
      </w:r>
      <w:r w:rsidR="008C73D4">
        <w:rPr>
          <w:rFonts w:hint="eastAsia"/>
        </w:rPr>
        <w:t>デート</w:t>
      </w:r>
      <w:r>
        <w:rPr>
          <w:rFonts w:hint="eastAsia"/>
        </w:rPr>
        <w:t>ファンドへの確率的・恒久的な拠出を考える．</w:t>
      </w:r>
      <w:r w:rsidR="00A552AF">
        <w:rPr>
          <w:rFonts w:hint="eastAsia"/>
        </w:rPr>
        <w:t>その結果として得られるグライドパスが投資業界で使われている多くのグライドパスと類似していることを示す．本論文の構成は以下の通りである．</w:t>
      </w:r>
    </w:p>
    <w:tbl>
      <w:tblPr>
        <w:tblStyle w:val="a7"/>
        <w:tblW w:w="0" w:type="auto"/>
        <w:tblInd w:w="2673" w:type="dxa"/>
        <w:tblLook w:val="04A0" w:firstRow="1" w:lastRow="0" w:firstColumn="1" w:lastColumn="0" w:noHBand="0" w:noVBand="1"/>
      </w:tblPr>
      <w:tblGrid>
        <w:gridCol w:w="1271"/>
        <w:gridCol w:w="5103"/>
      </w:tblGrid>
      <w:tr w:rsidR="00A552AF" w14:paraId="1A0843E7" w14:textId="77777777" w:rsidTr="00456638">
        <w:tc>
          <w:tcPr>
            <w:tcW w:w="1271" w:type="dxa"/>
          </w:tcPr>
          <w:p w14:paraId="33A92C9B" w14:textId="257510FE" w:rsidR="005931B6" w:rsidRDefault="00A552AF" w:rsidP="000A7F00">
            <w:r>
              <w:rPr>
                <w:rFonts w:hint="eastAsia"/>
              </w:rPr>
              <w:t>第2節</w:t>
            </w:r>
          </w:p>
        </w:tc>
        <w:tc>
          <w:tcPr>
            <w:tcW w:w="5103" w:type="dxa"/>
          </w:tcPr>
          <w:p w14:paraId="7C2106A1" w14:textId="4ECD20A4" w:rsidR="00A552AF" w:rsidRDefault="005931B6" w:rsidP="000A7F00">
            <w:r>
              <w:rPr>
                <w:rFonts w:hint="eastAsia"/>
              </w:rPr>
              <w:t>M</w:t>
            </w:r>
            <w:r>
              <w:t>erton</w:t>
            </w:r>
            <w:r>
              <w:rPr>
                <w:rFonts w:hint="eastAsia"/>
              </w:rPr>
              <w:t>のモデルに基づくフレームワーク</w:t>
            </w:r>
          </w:p>
        </w:tc>
      </w:tr>
      <w:tr w:rsidR="00A552AF" w14:paraId="110D59C1" w14:textId="77777777" w:rsidTr="00456638">
        <w:tc>
          <w:tcPr>
            <w:tcW w:w="1271" w:type="dxa"/>
          </w:tcPr>
          <w:p w14:paraId="4A21C0AC" w14:textId="6876B27A" w:rsidR="00A552AF" w:rsidRDefault="00A552AF" w:rsidP="000A7F00">
            <w:r>
              <w:rPr>
                <w:rFonts w:hint="eastAsia"/>
              </w:rPr>
              <w:t>第3節</w:t>
            </w:r>
          </w:p>
        </w:tc>
        <w:tc>
          <w:tcPr>
            <w:tcW w:w="5103" w:type="dxa"/>
          </w:tcPr>
          <w:p w14:paraId="0BE95277" w14:textId="3E58BE72" w:rsidR="00A552AF" w:rsidRDefault="005931B6" w:rsidP="000A7F00">
            <w:r>
              <w:rPr>
                <w:rFonts w:hint="eastAsia"/>
              </w:rPr>
              <w:t>リスク資産に対する投資比率とグライドパスの定義</w:t>
            </w:r>
          </w:p>
        </w:tc>
      </w:tr>
      <w:tr w:rsidR="00A552AF" w14:paraId="7141B431" w14:textId="77777777" w:rsidTr="00456638">
        <w:tc>
          <w:tcPr>
            <w:tcW w:w="1271" w:type="dxa"/>
          </w:tcPr>
          <w:p w14:paraId="4838EF45" w14:textId="645985EF" w:rsidR="00A552AF" w:rsidRDefault="005931B6" w:rsidP="000A7F00">
            <w:r>
              <w:rPr>
                <w:rFonts w:hint="eastAsia"/>
              </w:rPr>
              <w:t>第4節</w:t>
            </w:r>
          </w:p>
        </w:tc>
        <w:tc>
          <w:tcPr>
            <w:tcW w:w="5103" w:type="dxa"/>
          </w:tcPr>
          <w:p w14:paraId="4B3FFFB6" w14:textId="0E0FCC9A" w:rsidR="00A552AF" w:rsidRDefault="005931B6" w:rsidP="000A7F00">
            <w:r>
              <w:rPr>
                <w:rFonts w:hint="eastAsia"/>
              </w:rPr>
              <w:t>ターゲット</w:t>
            </w:r>
            <w:r w:rsidR="008C73D4">
              <w:rPr>
                <w:rFonts w:hint="eastAsia"/>
              </w:rPr>
              <w:t>デート</w:t>
            </w:r>
            <w:r>
              <w:rPr>
                <w:rFonts w:hint="eastAsia"/>
              </w:rPr>
              <w:t>ファンド</w:t>
            </w:r>
            <w:r w:rsidR="00456638">
              <w:rPr>
                <w:rFonts w:hint="eastAsia"/>
              </w:rPr>
              <w:t>の設計方法</w:t>
            </w:r>
          </w:p>
        </w:tc>
      </w:tr>
      <w:tr w:rsidR="00A552AF" w14:paraId="0EFD9A51" w14:textId="77777777" w:rsidTr="00456638">
        <w:tc>
          <w:tcPr>
            <w:tcW w:w="1271" w:type="dxa"/>
          </w:tcPr>
          <w:p w14:paraId="00AABC28" w14:textId="5655535E" w:rsidR="00A552AF" w:rsidRDefault="007D68C3" w:rsidP="000A7F00">
            <w:r>
              <w:rPr>
                <w:rFonts w:hint="eastAsia"/>
              </w:rPr>
              <w:t>第5節</w:t>
            </w:r>
          </w:p>
        </w:tc>
        <w:tc>
          <w:tcPr>
            <w:tcW w:w="5103" w:type="dxa"/>
          </w:tcPr>
          <w:p w14:paraId="310103DA" w14:textId="1BCDF582" w:rsidR="00A552AF" w:rsidRDefault="007D68C3" w:rsidP="000A7F00">
            <w:r>
              <w:rPr>
                <w:rFonts w:hint="eastAsia"/>
              </w:rPr>
              <w:t>まとめ</w:t>
            </w:r>
          </w:p>
        </w:tc>
      </w:tr>
    </w:tbl>
    <w:p w14:paraId="7019641E" w14:textId="3CA0995B" w:rsidR="00A552AF" w:rsidRDefault="00A552AF" w:rsidP="000A7F00">
      <w:pPr>
        <w:ind w:firstLineChars="100" w:firstLine="210"/>
      </w:pPr>
    </w:p>
    <w:p w14:paraId="78280E39" w14:textId="77777777" w:rsidR="00A552AF" w:rsidRDefault="00A552AF">
      <w:pPr>
        <w:widowControl/>
        <w:jc w:val="left"/>
      </w:pPr>
      <w:r>
        <w:br w:type="page"/>
      </w:r>
    </w:p>
    <w:p w14:paraId="29962184" w14:textId="77777777" w:rsidR="00A552AF" w:rsidRDefault="00A552AF" w:rsidP="00A552AF"/>
    <w:p w14:paraId="7F908E61" w14:textId="2390ED34" w:rsidR="00A552AF" w:rsidRDefault="00FA621E" w:rsidP="00A552AF">
      <w:pPr>
        <w:pStyle w:val="a8"/>
        <w:numPr>
          <w:ilvl w:val="0"/>
          <w:numId w:val="1"/>
        </w:numPr>
        <w:ind w:leftChars="0"/>
        <w:rPr>
          <w:b/>
          <w:bCs/>
          <w:sz w:val="28"/>
          <w:szCs w:val="32"/>
        </w:rPr>
      </w:pPr>
      <w:r>
        <w:rPr>
          <w:rFonts w:hint="eastAsia"/>
          <w:b/>
          <w:bCs/>
          <w:sz w:val="28"/>
          <w:szCs w:val="32"/>
        </w:rPr>
        <w:t>理論モデル</w:t>
      </w:r>
    </w:p>
    <w:p w14:paraId="0B93B558" w14:textId="3197B627" w:rsidR="00A552AF" w:rsidRDefault="00201945" w:rsidP="000A7F00">
      <w:pPr>
        <w:ind w:firstLineChars="100" w:firstLine="210"/>
      </w:pPr>
      <w:r>
        <w:rPr>
          <w:rFonts w:hint="eastAsia"/>
        </w:rPr>
        <w:t>本節ではMerton</w:t>
      </w:r>
      <w:r>
        <w:t>(1971)</w:t>
      </w:r>
      <w:r>
        <w:rPr>
          <w:rFonts w:hint="eastAsia"/>
        </w:rPr>
        <w:t>の異時点間モデルにおいて，確率的な</w:t>
      </w:r>
      <w:r w:rsidR="00EC6B87">
        <w:rPr>
          <w:rFonts w:hint="eastAsia"/>
        </w:rPr>
        <w:t>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を導入したモデルを考える．</w:t>
      </w:r>
      <w:r w:rsidR="00BF5EF1">
        <w:rPr>
          <w:rFonts w:hint="eastAsia"/>
        </w:rPr>
        <w:t>この点は投資信託とターゲット</w:t>
      </w:r>
      <w:r w:rsidR="008C73D4">
        <w:rPr>
          <w:rFonts w:hint="eastAsia"/>
        </w:rPr>
        <w:t>デート</w:t>
      </w:r>
      <w:r w:rsidR="00BF5EF1">
        <w:rPr>
          <w:rFonts w:hint="eastAsia"/>
        </w:rPr>
        <w:t>ファンドの設計における大きな違いである．</w:t>
      </w:r>
    </w:p>
    <w:p w14:paraId="063A5FF1" w14:textId="087F50A9" w:rsidR="0032191A" w:rsidRDefault="0032191A" w:rsidP="000A7F00">
      <w:pPr>
        <w:ind w:firstLineChars="100" w:firstLine="210"/>
      </w:pPr>
    </w:p>
    <w:p w14:paraId="1746080A" w14:textId="1BC3DF84" w:rsidR="0032191A" w:rsidRPr="0032191A" w:rsidRDefault="0032191A" w:rsidP="0032191A">
      <w:pPr>
        <w:pStyle w:val="a8"/>
        <w:numPr>
          <w:ilvl w:val="1"/>
          <w:numId w:val="3"/>
        </w:numPr>
        <w:ind w:leftChars="0"/>
        <w:rPr>
          <w:i/>
        </w:rPr>
      </w:pPr>
      <w:r>
        <w:rPr>
          <w:rFonts w:hint="eastAsia"/>
        </w:rPr>
        <w:t>投資信託では個人は初期投資を行い，ある時点での資産価値が最大になることを目指す．なお，一般に投資の期間は3年または5年である．</w:t>
      </w:r>
    </w:p>
    <w:p w14:paraId="48FE3776" w14:textId="7277D1A1" w:rsidR="00EC6B87" w:rsidRPr="00EC6B87" w:rsidRDefault="0032191A" w:rsidP="00EC6B87">
      <w:pPr>
        <w:pStyle w:val="a8"/>
        <w:numPr>
          <w:ilvl w:val="1"/>
          <w:numId w:val="3"/>
        </w:numPr>
        <w:ind w:leftChars="0"/>
        <w:rPr>
          <w:i/>
        </w:rPr>
      </w:pPr>
      <w:r>
        <w:rPr>
          <w:rFonts w:hint="eastAsia"/>
        </w:rPr>
        <w:t>ターゲット</w:t>
      </w:r>
      <w:r w:rsidR="008C73D4">
        <w:rPr>
          <w:rFonts w:hint="eastAsia"/>
        </w:rPr>
        <w:t>デート</w:t>
      </w:r>
      <w:r>
        <w:rPr>
          <w:rFonts w:hint="eastAsia"/>
        </w:rPr>
        <w:t>ファンド</w:t>
      </w:r>
      <w:r w:rsidR="0036114A">
        <w:rPr>
          <w:rFonts w:hint="eastAsia"/>
        </w:rPr>
        <w:t>で</w:t>
      </w:r>
      <w:r>
        <w:rPr>
          <w:rFonts w:hint="eastAsia"/>
        </w:rPr>
        <w:t>は個人は初期投資を行い，その後も</w:t>
      </w:r>
      <w:r w:rsidR="00970C12">
        <w:rPr>
          <w:rFonts w:hint="eastAsia"/>
        </w:rPr>
        <w:t>拠出し続ける．投資の目的は退職後に受け取る年金を最大化することである．</w:t>
      </w:r>
      <w:r w:rsidR="00EC6B87">
        <w:rPr>
          <w:rFonts w:hint="eastAsia"/>
        </w:rPr>
        <w:t>なお，一般に投資期間は4</w:t>
      </w:r>
      <w:r w:rsidR="00EC6B87">
        <w:t>0</w:t>
      </w:r>
      <w:r w:rsidR="00EC6B87">
        <w:rPr>
          <w:rFonts w:hint="eastAsia"/>
        </w:rPr>
        <w:t>年程度である．</w:t>
      </w:r>
    </w:p>
    <w:p w14:paraId="6E19BA56" w14:textId="44831259" w:rsidR="00970C12" w:rsidRDefault="00970C12" w:rsidP="00970C12">
      <w:pPr>
        <w:rPr>
          <w:i/>
        </w:rPr>
      </w:pPr>
    </w:p>
    <w:p w14:paraId="7363CB2D" w14:textId="2508214C" w:rsidR="00970C12" w:rsidRDefault="00EC6B87" w:rsidP="00EC6B87">
      <w:pPr>
        <w:ind w:firstLineChars="100" w:firstLine="210"/>
      </w:pPr>
      <w:r>
        <w:rPr>
          <w:rFonts w:hint="eastAsia"/>
          <w:iCs/>
        </w:rPr>
        <w:t>一般に退職年金のモデルにおいては拠出額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よりも</w:t>
      </w:r>
      <w:r w:rsidR="00B11302">
        <w:rPr>
          <w:rFonts w:hint="eastAsia"/>
        </w:rPr>
        <w:t>労働収入</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B11302">
        <w:rPr>
          <w:rFonts w:hint="eastAsia"/>
        </w:rPr>
        <w:t>を状態変数とすることが好ましい．拠出額の大部分は労働収入の貯蓄額からもたらされるため，両者を以下のように関連付けることが出来る．</w:t>
      </w:r>
    </w:p>
    <w:p w14:paraId="43F22DDC" w14:textId="399239D2" w:rsidR="00B11302" w:rsidRPr="00B11302" w:rsidRDefault="008675A7" w:rsidP="00EC6B87">
      <w:pPr>
        <w:ind w:firstLineChars="100" w:firstLine="210"/>
        <w:rPr>
          <w:iCs/>
        </w:rPr>
      </w:pPr>
      <m:oMathPara>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oMath>
      </m:oMathPara>
    </w:p>
    <w:p w14:paraId="39C0FDD6" w14:textId="7E5C495C" w:rsidR="00B11302" w:rsidRDefault="0036114A" w:rsidP="0036114A">
      <w:pPr>
        <w:rPr>
          <w:iCs/>
        </w:rPr>
      </w:pPr>
      <w:r>
        <w:rPr>
          <w:rFonts w:hint="eastAsia"/>
          <w:iCs/>
        </w:rPr>
        <w:t>ここで，</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oMath>
      <w:r>
        <w:rPr>
          <w:rFonts w:hint="eastAsia"/>
          <w:iCs/>
        </w:rPr>
        <w:t>は個人の貯蓄率である．</w:t>
      </w:r>
      <w:r w:rsidR="003C6313">
        <w:rPr>
          <w:rFonts w:hint="eastAsia"/>
          <w:iCs/>
        </w:rPr>
        <w:t>しかしこの方法では遺産や相続，雇用主の資金拠出制度からもたらされる可能性を無視している</w:t>
      </w:r>
      <w:r w:rsidR="00A2014E">
        <w:rPr>
          <w:rStyle w:val="ac"/>
          <w:iCs/>
        </w:rPr>
        <w:footnoteReference w:id="6"/>
      </w:r>
      <w:r w:rsidR="003C6313">
        <w:rPr>
          <w:rFonts w:hint="eastAsia"/>
          <w:iCs/>
        </w:rPr>
        <w:t>．したがって，労働所得ではなく拠出額を外生的な状態変数とすることが望ましい．</w:t>
      </w:r>
    </w:p>
    <w:p w14:paraId="156B0594" w14:textId="45C1CA85" w:rsidR="00FA621E" w:rsidRDefault="00FA621E" w:rsidP="0036114A">
      <w:pPr>
        <w:rPr>
          <w:iCs/>
        </w:rPr>
      </w:pPr>
    </w:p>
    <w:p w14:paraId="27FD0DFB" w14:textId="56F4279F" w:rsidR="00FA621E" w:rsidRPr="00FA621E" w:rsidRDefault="00FA621E" w:rsidP="00FA621E">
      <w:pPr>
        <w:pStyle w:val="a8"/>
        <w:numPr>
          <w:ilvl w:val="1"/>
          <w:numId w:val="1"/>
        </w:numPr>
        <w:ind w:leftChars="0"/>
        <w:rPr>
          <w:b/>
          <w:bCs/>
          <w:sz w:val="24"/>
          <w:szCs w:val="28"/>
        </w:rPr>
      </w:pPr>
      <w:r w:rsidRPr="00FA621E">
        <w:rPr>
          <w:rFonts w:hint="eastAsia"/>
          <w:b/>
          <w:bCs/>
          <w:sz w:val="24"/>
          <w:szCs w:val="28"/>
        </w:rPr>
        <w:t>モデルの枠組み</w:t>
      </w:r>
    </w:p>
    <w:p w14:paraId="2327F9DB" w14:textId="77777777" w:rsidR="00191921" w:rsidRDefault="00191921" w:rsidP="001C5831">
      <w:pPr>
        <w:ind w:firstLineChars="100" w:firstLine="210"/>
        <w:rPr>
          <w:iCs/>
        </w:rPr>
      </w:pPr>
      <w:r>
        <w:rPr>
          <w:rFonts w:hint="eastAsia"/>
          <w:iCs/>
        </w:rPr>
        <w:t>本節では，今後の解析に必要な前提や表記について記載する．</w:t>
      </w:r>
    </w:p>
    <w:p w14:paraId="25DC9FC6" w14:textId="3CE40692" w:rsidR="00191921" w:rsidRDefault="00191921" w:rsidP="001C5831">
      <w:pPr>
        <w:ind w:firstLineChars="100" w:firstLine="210"/>
        <w:rPr>
          <w:iCs/>
        </w:rPr>
      </w:pPr>
      <w:r>
        <w:rPr>
          <w:rFonts w:hint="eastAsia"/>
          <w:iCs/>
        </w:rPr>
        <w:t>本論文で検討するターゲット</w:t>
      </w:r>
      <w:r w:rsidR="008C73D4">
        <w:rPr>
          <w:rFonts w:hint="eastAsia"/>
          <w:iCs/>
        </w:rPr>
        <w:t>デート</w:t>
      </w:r>
      <w:r>
        <w:rPr>
          <w:rFonts w:hint="eastAsia"/>
          <w:iCs/>
        </w:rPr>
        <w:t>ファンドでは以下の点を仮定する．</w:t>
      </w:r>
    </w:p>
    <w:p w14:paraId="4B266AA8" w14:textId="3F775611" w:rsidR="00191921" w:rsidRDefault="00191921" w:rsidP="00963946">
      <w:pPr>
        <w:pStyle w:val="a8"/>
        <w:numPr>
          <w:ilvl w:val="0"/>
          <w:numId w:val="10"/>
        </w:numPr>
        <w:ind w:leftChars="0"/>
        <w:rPr>
          <w:iCs/>
        </w:rPr>
      </w:pPr>
      <w:r>
        <w:rPr>
          <w:rFonts w:hint="eastAsia"/>
          <w:iCs/>
        </w:rPr>
        <w:t>ターゲット</w:t>
      </w:r>
      <w:r w:rsidR="008C73D4">
        <w:rPr>
          <w:rFonts w:hint="eastAsia"/>
          <w:iCs/>
        </w:rPr>
        <w:t>デート</w:t>
      </w:r>
      <w:r>
        <w:rPr>
          <w:rFonts w:hint="eastAsia"/>
          <w:iCs/>
        </w:rPr>
        <w:t>ファンドは１人の投資家のみが保有する．</w:t>
      </w:r>
    </w:p>
    <w:p w14:paraId="10F1E98F" w14:textId="3228E982" w:rsidR="00191921" w:rsidRPr="00191921" w:rsidRDefault="00191921" w:rsidP="00963946">
      <w:pPr>
        <w:pStyle w:val="a8"/>
        <w:numPr>
          <w:ilvl w:val="0"/>
          <w:numId w:val="10"/>
        </w:numPr>
        <w:ind w:leftChars="0"/>
        <w:rPr>
          <w:iCs/>
        </w:rPr>
      </w:pPr>
      <w:r>
        <w:rPr>
          <w:rFonts w:hint="eastAsia"/>
          <w:iCs/>
        </w:rPr>
        <w:t>リスク資産とゼロクーポン債に投資する．</w:t>
      </w:r>
    </w:p>
    <w:p w14:paraId="36831C4B" w14:textId="5E4F1778" w:rsidR="00FA621E" w:rsidRDefault="00191921" w:rsidP="001C5831">
      <w:pPr>
        <w:ind w:firstLineChars="100" w:firstLine="210"/>
        <w:rPr>
          <w:iCs/>
        </w:rPr>
      </w:pPr>
      <w:r>
        <w:rPr>
          <w:rFonts w:hint="eastAsia"/>
          <w:iCs/>
        </w:rPr>
        <w:t>次に</w:t>
      </w:r>
      <w:r w:rsidR="00DB3EE4">
        <w:rPr>
          <w:rFonts w:hint="eastAsia"/>
          <w:iCs/>
        </w:rPr>
        <w:t>初めにいくつかの表記を定義する．</w:t>
      </w:r>
    </w:p>
    <w:tbl>
      <w:tblPr>
        <w:tblStyle w:val="a7"/>
        <w:tblW w:w="0" w:type="auto"/>
        <w:tblInd w:w="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26"/>
      </w:tblGrid>
      <w:tr w:rsidR="00DB3EE4" w14:paraId="107D8E67" w14:textId="77777777" w:rsidTr="00456638">
        <w:trPr>
          <w:trHeight w:val="313"/>
        </w:trPr>
        <w:tc>
          <w:tcPr>
            <w:tcW w:w="704" w:type="dxa"/>
          </w:tcPr>
          <w:p w14:paraId="53019E58" w14:textId="6799F1ED" w:rsidR="00DB3EE4" w:rsidRDefault="00DB3EE4" w:rsidP="001C5831">
            <w:pPr>
              <w:rPr>
                <w:iCs/>
              </w:rPr>
            </w:pPr>
            <m:oMathPara>
              <m:oMath>
                <m:r>
                  <w:rPr>
                    <w:rFonts w:ascii="Cambria Math" w:hAnsi="Cambria Math" w:hint="eastAsia"/>
                  </w:rPr>
                  <m:t>T</m:t>
                </m:r>
              </m:oMath>
            </m:oMathPara>
          </w:p>
        </w:tc>
        <w:tc>
          <w:tcPr>
            <w:tcW w:w="5326" w:type="dxa"/>
          </w:tcPr>
          <w:p w14:paraId="00246D31" w14:textId="047BD8BB" w:rsidR="00DB3EE4" w:rsidRDefault="00191921" w:rsidP="001C5831">
            <w:pPr>
              <w:rPr>
                <w:iCs/>
              </w:rPr>
            </w:pPr>
            <w:r>
              <w:rPr>
                <w:rFonts w:hint="eastAsia"/>
                <w:iCs/>
              </w:rPr>
              <w:t>：</w:t>
            </w:r>
            <w:r w:rsidR="00DB3EE4">
              <w:rPr>
                <w:rFonts w:hint="eastAsia"/>
                <w:iCs/>
              </w:rPr>
              <w:t>ターゲット</w:t>
            </w:r>
            <w:r w:rsidR="008C73D4">
              <w:rPr>
                <w:rFonts w:hint="eastAsia"/>
                <w:iCs/>
              </w:rPr>
              <w:t>デート</w:t>
            </w:r>
            <w:r w:rsidR="00DB3EE4">
              <w:rPr>
                <w:rFonts w:hint="eastAsia"/>
                <w:iCs/>
              </w:rPr>
              <w:t>ファンドの満期</w:t>
            </w:r>
            <w:r w:rsidR="00A2014E">
              <w:rPr>
                <w:rFonts w:hint="eastAsia"/>
                <w:iCs/>
              </w:rPr>
              <w:t>（退職日）</w:t>
            </w:r>
          </w:p>
        </w:tc>
      </w:tr>
      <w:tr w:rsidR="00DB3EE4" w14:paraId="4A999D00" w14:textId="77777777" w:rsidTr="00456638">
        <w:trPr>
          <w:trHeight w:val="313"/>
        </w:trPr>
        <w:tc>
          <w:tcPr>
            <w:tcW w:w="704" w:type="dxa"/>
          </w:tcPr>
          <w:p w14:paraId="3BCCAF3B" w14:textId="00E6781A" w:rsidR="00DB3EE4" w:rsidRDefault="008675A7" w:rsidP="001C5831">
            <w:pPr>
              <w:rPr>
                <w:iCs/>
              </w:rPr>
            </w:pPr>
            <m:oMathPara>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m:oMathPara>
          </w:p>
        </w:tc>
        <w:tc>
          <w:tcPr>
            <w:tcW w:w="5326" w:type="dxa"/>
          </w:tcPr>
          <w:p w14:paraId="366B39EA" w14:textId="4A7160AC" w:rsidR="00DB3EE4" w:rsidRDefault="00191921" w:rsidP="001C5831">
            <w:pPr>
              <w:rPr>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におけるターゲット</w:t>
            </w:r>
            <w:r w:rsidR="008C73D4">
              <w:rPr>
                <w:rFonts w:hint="eastAsia"/>
                <w:iCs/>
              </w:rPr>
              <w:t>デート</w:t>
            </w:r>
            <w:r w:rsidR="00DB3EE4">
              <w:rPr>
                <w:rFonts w:hint="eastAsia"/>
                <w:iCs/>
              </w:rPr>
              <w:t>ファンドの価値</w:t>
            </w:r>
          </w:p>
        </w:tc>
      </w:tr>
      <w:tr w:rsidR="00DB3EE4" w14:paraId="3E95FB23" w14:textId="77777777" w:rsidTr="00456638">
        <w:trPr>
          <w:trHeight w:val="313"/>
        </w:trPr>
        <w:tc>
          <w:tcPr>
            <w:tcW w:w="704" w:type="dxa"/>
          </w:tcPr>
          <w:p w14:paraId="0228DE6C" w14:textId="44A1DF6D" w:rsidR="00DB3EE4" w:rsidRDefault="008675A7" w:rsidP="001C5831">
            <w:pPr>
              <w:rPr>
                <w:iCs/>
              </w:rPr>
            </w:pPr>
            <m:oMathPara>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m:oMathPara>
          </w:p>
        </w:tc>
        <w:tc>
          <w:tcPr>
            <w:tcW w:w="5326" w:type="dxa"/>
          </w:tcPr>
          <w:p w14:paraId="74E98B68" w14:textId="0AC5CC72" w:rsidR="00DB3EE4" w:rsidRDefault="00191921" w:rsidP="001C5831">
            <w:pPr>
              <w:rPr>
                <w:iCs/>
              </w:rPr>
            </w:pPr>
            <w:r>
              <w:rPr>
                <w:rFonts w:hint="eastAsia"/>
                <w:iCs/>
              </w:rPr>
              <w:t>：</w:t>
            </w:r>
            <w:r w:rsidR="00DB3EE4">
              <w:rPr>
                <w:rFonts w:hint="eastAsia"/>
                <w:iCs/>
              </w:rPr>
              <w:t>リスクポートフォリオの価値</w:t>
            </w:r>
          </w:p>
        </w:tc>
      </w:tr>
      <w:tr w:rsidR="00DB3EE4" w14:paraId="2613D4E5" w14:textId="77777777" w:rsidTr="00456638">
        <w:trPr>
          <w:trHeight w:val="313"/>
        </w:trPr>
        <w:tc>
          <w:tcPr>
            <w:tcW w:w="704" w:type="dxa"/>
          </w:tcPr>
          <w:p w14:paraId="1AD03CEB" w14:textId="1B70946D" w:rsidR="00DB3EE4" w:rsidRDefault="008675A7" w:rsidP="001C5831">
            <w:pPr>
              <w:rPr>
                <w:iCs/>
              </w:rPr>
            </w:pPr>
            <m:oMathPara>
              <m:oMath>
                <m:sSub>
                  <m:sSubPr>
                    <m:ctrlPr>
                      <w:rPr>
                        <w:rFonts w:ascii="Cambria Math" w:hAnsi="Cambria Math"/>
                        <w:i/>
                        <w:iCs/>
                      </w:rPr>
                    </m:ctrlPr>
                  </m:sSubPr>
                  <m:e>
                    <m:r>
                      <w:rPr>
                        <w:rFonts w:ascii="Cambria Math" w:hAnsi="Cambria Math"/>
                      </w:rPr>
                      <m:t>B</m:t>
                    </m:r>
                  </m:e>
                  <m:sub>
                    <m:r>
                      <w:rPr>
                        <w:rFonts w:ascii="Cambria Math" w:hAnsi="Cambria Math"/>
                      </w:rPr>
                      <m:t>t,T</m:t>
                    </m:r>
                  </m:sub>
                </m:sSub>
              </m:oMath>
            </m:oMathPara>
          </w:p>
        </w:tc>
        <w:tc>
          <w:tcPr>
            <w:tcW w:w="5326" w:type="dxa"/>
          </w:tcPr>
          <w:p w14:paraId="41BDB69F" w14:textId="669A2DFF" w:rsidR="00DB3EE4" w:rsidRPr="00DB3EE4" w:rsidRDefault="00191921" w:rsidP="001C5831">
            <w:pPr>
              <w:rPr>
                <w:i/>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における満期</w:t>
            </w:r>
            <m:oMath>
              <m:r>
                <w:rPr>
                  <w:rFonts w:ascii="Cambria Math" w:hAnsi="Cambria Math" w:hint="eastAsia"/>
                </w:rPr>
                <m:t>T</m:t>
              </m:r>
            </m:oMath>
            <w:r w:rsidR="00DB3EE4">
              <w:rPr>
                <w:rFonts w:hint="eastAsia"/>
                <w:iCs/>
              </w:rPr>
              <w:t>の割引債の価格</w:t>
            </w:r>
          </w:p>
        </w:tc>
      </w:tr>
      <w:tr w:rsidR="00DB3EE4" w14:paraId="2C855EC1" w14:textId="77777777" w:rsidTr="00456638">
        <w:trPr>
          <w:trHeight w:val="313"/>
        </w:trPr>
        <w:tc>
          <w:tcPr>
            <w:tcW w:w="704" w:type="dxa"/>
          </w:tcPr>
          <w:p w14:paraId="61DB1494" w14:textId="0D8FEAB0" w:rsidR="00DB3EE4" w:rsidRPr="00DB3EE4" w:rsidRDefault="008675A7" w:rsidP="001C5831">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t</m:t>
                    </m:r>
                  </m:sub>
                </m:sSub>
              </m:oMath>
            </m:oMathPara>
          </w:p>
        </w:tc>
        <w:tc>
          <w:tcPr>
            <w:tcW w:w="5326" w:type="dxa"/>
          </w:tcPr>
          <w:p w14:paraId="2CB1653B" w14:textId="3D19092D" w:rsidR="00DB3EE4" w:rsidRPr="00DB3EE4" w:rsidRDefault="00191921" w:rsidP="001C5831">
            <w:pPr>
              <w:rPr>
                <w:iCs/>
              </w:rPr>
            </w:pPr>
            <w:r>
              <w:rPr>
                <w:rFonts w:hint="eastAsia"/>
                <w:iCs/>
              </w:rPr>
              <w:t>：</w:t>
            </w:r>
            <w:r w:rsidR="00C50C76">
              <w:rPr>
                <w:rFonts w:hint="eastAsia"/>
                <w:iCs/>
              </w:rPr>
              <w:t>ファンドに占めるリスクポートフォリオのウェイト</w:t>
            </w:r>
          </w:p>
        </w:tc>
      </w:tr>
      <w:tr w:rsidR="00C50C76" w14:paraId="0913793E" w14:textId="77777777" w:rsidTr="00456638">
        <w:trPr>
          <w:trHeight w:val="313"/>
        </w:trPr>
        <w:tc>
          <w:tcPr>
            <w:tcW w:w="704" w:type="dxa"/>
          </w:tcPr>
          <w:p w14:paraId="2DE9F097" w14:textId="40313F29" w:rsidR="00C50C76" w:rsidRPr="00C50C76" w:rsidRDefault="008675A7" w:rsidP="001C5831">
            <w:pPr>
              <w:rPr>
                <w:rFonts w:ascii="游明朝" w:eastAsia="游明朝" w:hAnsi="游明朝" w:cs="Times New Roman"/>
                <w:i/>
                <w:iCs/>
              </w:rPr>
            </w:pPr>
            <m:oMathPara>
              <m:oMath>
                <m:sSub>
                  <m:sSubPr>
                    <m:ctrlPr>
                      <w:rPr>
                        <w:rFonts w:ascii="Cambria Math" w:eastAsia="游明朝" w:hAnsi="Cambria Math" w:cs="Times New Roman"/>
                        <w:i/>
                        <w:iCs/>
                      </w:rPr>
                    </m:ctrlPr>
                  </m:sSubPr>
                  <m:e>
                    <m:r>
                      <w:rPr>
                        <w:rFonts w:ascii="Cambria Math" w:eastAsia="游明朝" w:hAnsi="Cambria Math" w:cs="Times New Roman"/>
                      </w:rPr>
                      <m:t>π</m:t>
                    </m:r>
                  </m:e>
                  <m:sub>
                    <m:r>
                      <w:rPr>
                        <w:rFonts w:ascii="Cambria Math" w:eastAsia="游明朝" w:hAnsi="Cambria Math" w:cs="Times New Roman"/>
                      </w:rPr>
                      <m:t>t</m:t>
                    </m:r>
                  </m:sub>
                </m:sSub>
              </m:oMath>
            </m:oMathPara>
          </w:p>
        </w:tc>
        <w:tc>
          <w:tcPr>
            <w:tcW w:w="5326" w:type="dxa"/>
          </w:tcPr>
          <w:p w14:paraId="02BF89BB" w14:textId="6FE23204" w:rsidR="00C50C76" w:rsidRDefault="00191921" w:rsidP="001C5831">
            <w:pPr>
              <w:rPr>
                <w:iCs/>
              </w:rPr>
            </w:pPr>
            <w:r>
              <w:rPr>
                <w:rFonts w:hint="eastAsia"/>
                <w:iCs/>
              </w:rPr>
              <w:t>：</w:t>
            </w:r>
            <w:r w:rsidR="00C50C76">
              <w:rPr>
                <w:rFonts w:hint="eastAsia"/>
                <w:iCs/>
              </w:rPr>
              <w:t>ファンドへの拠出額</w:t>
            </w:r>
          </w:p>
        </w:tc>
      </w:tr>
    </w:tbl>
    <w:p w14:paraId="488B0A3C" w14:textId="68380EAF" w:rsidR="00DB3EE4" w:rsidRDefault="00DB3EE4" w:rsidP="001C5831">
      <w:pPr>
        <w:ind w:firstLineChars="100" w:firstLine="210"/>
        <w:rPr>
          <w:iCs/>
        </w:rPr>
      </w:pPr>
    </w:p>
    <w:p w14:paraId="49983E8B" w14:textId="7D3865A1" w:rsidR="00A955DE" w:rsidRDefault="00A955DE" w:rsidP="001C5831">
      <w:pPr>
        <w:ind w:firstLineChars="100" w:firstLine="210"/>
        <w:rPr>
          <w:iCs/>
        </w:rPr>
      </w:pPr>
      <w:r>
        <w:rPr>
          <w:rFonts w:hint="eastAsia"/>
          <w:iCs/>
        </w:rPr>
        <w:t>ターゲット</w:t>
      </w:r>
      <w:r w:rsidR="008C73D4">
        <w:rPr>
          <w:rFonts w:hint="eastAsia"/>
          <w:iCs/>
        </w:rPr>
        <w:t>デート</w:t>
      </w:r>
      <w:r>
        <w:rPr>
          <w:rFonts w:hint="eastAsia"/>
          <w:iCs/>
        </w:rPr>
        <w:t>ファンドの価値</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w:r>
        <w:rPr>
          <w:rFonts w:hint="eastAsia"/>
          <w:iCs/>
        </w:rPr>
        <w:t>が満たす確率微分方程式は以下の通りである．</w:t>
      </w:r>
    </w:p>
    <w:p w14:paraId="300D3C96" w14:textId="3191AE7A" w:rsidR="00A955DE" w:rsidRPr="00A955DE" w:rsidRDefault="008675A7" w:rsidP="001C5831">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3CDF4AAC" w14:textId="31C455CF" w:rsidR="00A955DE" w:rsidRDefault="008675A7" w:rsidP="001C5831">
      <w:pPr>
        <w:ind w:firstLineChars="100" w:firstLine="210"/>
      </w:pPr>
      <m:oMath>
        <m:sSub>
          <m:sSubPr>
            <m:ctrlPr>
              <w:rPr>
                <w:rFonts w:ascii="Cambria Math" w:hAnsi="Cambria Math"/>
                <w:i/>
                <w:iCs/>
              </w:rPr>
            </m:ctrlPr>
          </m:sSubPr>
          <m:e>
            <m:r>
              <w:rPr>
                <w:rFonts w:ascii="Cambria Math" w:hAnsi="Cambria Math"/>
              </w:rPr>
              <m:t>π</m:t>
            </m:r>
          </m:e>
          <m:sub>
            <m:r>
              <w:rPr>
                <w:rFonts w:ascii="Cambria Math" w:hAnsi="Cambria Math"/>
              </w:rPr>
              <m:t>t</m:t>
            </m:r>
          </m:sub>
        </m:sSub>
      </m:oMath>
      <w:r w:rsidR="000A60E8">
        <w:rPr>
          <w:rFonts w:hint="eastAsia"/>
        </w:rPr>
        <w:t>については以下のように書けると仮定する．</w:t>
      </w:r>
    </w:p>
    <w:p w14:paraId="541CC0A3" w14:textId="005223B7" w:rsidR="000A60E8" w:rsidRPr="000A60E8" w:rsidRDefault="008675A7" w:rsidP="001C5831">
      <w:pPr>
        <w:ind w:firstLineChars="100" w:firstLine="210"/>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7B099237" w14:textId="4EAF6AF3" w:rsidR="002859DF" w:rsidRDefault="008675A7" w:rsidP="002859DF">
      <w:pPr>
        <w:ind w:firstLineChars="100" w:firstLine="210"/>
        <w:rPr>
          <w:iCs/>
        </w:rPr>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0A60E8">
        <w:rPr>
          <w:rFonts w:hint="eastAsia"/>
          <w:iCs/>
        </w:rPr>
        <w:t>は</w:t>
      </w:r>
      <w:r w:rsidR="008B2073">
        <w:rPr>
          <w:rFonts w:hint="eastAsia"/>
          <w:iCs/>
        </w:rPr>
        <w:t>代表的な加入者の平均的な拠出額，</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8B2073">
        <w:rPr>
          <w:rFonts w:hint="eastAsia"/>
        </w:rPr>
        <w:t>は拠出額の不確実性を表すランダムな因子である．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B2073">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8B2073">
        <w:rPr>
          <w:rFonts w:hint="eastAsia"/>
          <w:iCs/>
        </w:rPr>
        <w:t>と合わせ，以下の確率微分方程式を仮定する．</w:t>
      </w:r>
      <w:r w:rsidR="002859DF">
        <w:rPr>
          <w:rFonts w:hint="eastAsia"/>
          <w:iCs/>
        </w:rPr>
        <w:t>ただし，</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sidR="002859DF">
        <w:rPr>
          <w:iCs/>
        </w:rPr>
        <w:t>,</w:t>
      </w:r>
      <m:oMath>
        <m:sSub>
          <m:sSubPr>
            <m:ctrlPr>
              <w:rPr>
                <w:rFonts w:ascii="Cambria Math" w:hAnsi="Cambria Math"/>
                <w:i/>
                <w:iCs/>
              </w:rPr>
            </m:ctrlPr>
          </m:sSubPr>
          <m:e>
            <m:r>
              <w:rPr>
                <w:rFonts w:ascii="Cambria Math" w:hAnsi="Cambria Math"/>
              </w:rPr>
              <m:t>θ</m:t>
            </m:r>
          </m:e>
          <m:sub>
            <m:r>
              <w:rPr>
                <w:rFonts w:ascii="Cambria Math" w:hAnsi="Cambria Math"/>
              </w:rPr>
              <m:t>t</m:t>
            </m:r>
          </m:sub>
        </m:sSub>
      </m:oMath>
      <w:r w:rsidR="002859DF">
        <w:rPr>
          <w:rFonts w:hint="eastAsia"/>
          <w:iCs/>
        </w:rPr>
        <w:t>,</w:t>
      </w:r>
      <m:oMath>
        <m:sSub>
          <m:sSubPr>
            <m:ctrlPr>
              <w:rPr>
                <w:rFonts w:ascii="Cambria Math" w:hAnsi="Cambria Math"/>
                <w:i/>
                <w:iCs/>
              </w:rPr>
            </m:ctrlPr>
          </m:sSubPr>
          <m:e>
            <m:r>
              <w:rPr>
                <w:rFonts w:ascii="Cambria Math" w:hAnsi="Cambria Math"/>
              </w:rPr>
              <m:t>r</m:t>
            </m:r>
          </m:e>
          <m:sub>
            <m:r>
              <w:rPr>
                <w:rFonts w:ascii="Cambria Math" w:hAnsi="Cambria Math"/>
              </w:rPr>
              <m:t>t</m:t>
            </m:r>
          </m:sub>
        </m:sSub>
      </m:oMath>
      <w:r w:rsidR="002859DF">
        <w:rPr>
          <w:rFonts w:hint="eastAsia"/>
          <w:iCs/>
        </w:rPr>
        <w:t>はそれぞれ</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の期待リターン，</w:t>
      </w:r>
      <m:oMath>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oMath>
      <w:r w:rsidR="002859DF">
        <w:rPr>
          <w:rFonts w:hint="eastAsia"/>
          <w:iCs/>
        </w:rPr>
        <w:t>は</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のボラティリティとする．</w:t>
      </w:r>
    </w:p>
    <w:p w14:paraId="7975C28E" w14:textId="0B6EDC62" w:rsidR="00D154CD" w:rsidRPr="0056640A" w:rsidRDefault="008675A7" w:rsidP="002859DF">
      <w:pPr>
        <w:ind w:firstLineChars="100" w:firstLine="210"/>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5C25E33E" w14:textId="0C59DCC0" w:rsidR="0056640A" w:rsidRDefault="00D154CD" w:rsidP="00D154CD">
      <w:pPr>
        <w:ind w:firstLineChars="100" w:firstLine="210"/>
        <w:rPr>
          <w:iCs/>
        </w:rPr>
      </w:pPr>
      <w:r>
        <w:rPr>
          <w:rFonts w:hint="eastAsia"/>
          <w:iCs/>
        </w:rPr>
        <w:t>なお，</w:t>
      </w:r>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w:r>
        <w:rPr>
          <w:rFonts w:hint="eastAsia"/>
          <w:iCs/>
        </w:rPr>
        <w:t>はブラウン運動であるとする．</w:t>
      </w:r>
      <w:r w:rsidR="0056640A">
        <w:rPr>
          <w:rFonts w:hint="eastAsia"/>
          <w:iCs/>
        </w:rPr>
        <w:t>ここで，</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hint="eastAsia"/>
              </w:rPr>
              <m:t>t</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oMath>
      <w:r w:rsidR="0056640A">
        <w:rPr>
          <w:rFonts w:hint="eastAsia"/>
          <w:iCs/>
        </w:rPr>
        <w:t>とし，以下の式を仮定する．</w:t>
      </w:r>
    </w:p>
    <w:p w14:paraId="0B5DEE60" w14:textId="7E0173D9" w:rsidR="0056640A" w:rsidRPr="009C5220" w:rsidRDefault="0056640A" w:rsidP="001C5831">
      <w:pPr>
        <w:ind w:firstLineChars="100" w:firstLine="210"/>
      </w:pPr>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t>
                  </m:r>
                </m:sup>
              </m:sSubSup>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S,Q</m:t>
                        </m:r>
                      </m:sub>
                    </m:sSub>
                  </m:e>
                  <m:e>
                    <m:sSub>
                      <m:sSubPr>
                        <m:ctrlPr>
                          <w:rPr>
                            <w:rFonts w:ascii="Cambria Math" w:hAnsi="Cambria Math"/>
                            <w:i/>
                          </w:rPr>
                        </m:ctrlPr>
                      </m:sSubPr>
                      <m:e>
                        <m:r>
                          <w:rPr>
                            <w:rFonts w:ascii="Cambria Math" w:hAnsi="Cambria Math"/>
                          </w:rPr>
                          <m:t>ρ</m:t>
                        </m:r>
                      </m:e>
                      <m:sub>
                        <m:r>
                          <w:rPr>
                            <w:rFonts w:ascii="Cambria Math" w:hAnsi="Cambria Math"/>
                          </w:rPr>
                          <m:t>S,B</m:t>
                        </m:r>
                      </m:sub>
                    </m:sSub>
                  </m:e>
                </m:mr>
                <m:mr>
                  <m:e>
                    <m:sSub>
                      <m:sSubPr>
                        <m:ctrlPr>
                          <w:rPr>
                            <w:rFonts w:ascii="Cambria Math" w:hAnsi="Cambria Math"/>
                            <w:i/>
                          </w:rPr>
                        </m:ctrlPr>
                      </m:sSubPr>
                      <m:e>
                        <m:r>
                          <w:rPr>
                            <w:rFonts w:ascii="Cambria Math" w:hAnsi="Cambria Math"/>
                          </w:rPr>
                          <m:t>ρ</m:t>
                        </m:r>
                      </m:e>
                      <m:sub>
                        <m:r>
                          <w:rPr>
                            <w:rFonts w:ascii="Cambria Math" w:hAnsi="Cambria Math"/>
                          </w:rPr>
                          <m:t>S,Q</m:t>
                        </m:r>
                      </m:sub>
                    </m:sSub>
                  </m:e>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Q,B</m:t>
                        </m:r>
                      </m:sub>
                    </m:sSub>
                  </m:e>
                </m:mr>
                <m:mr>
                  <m:e>
                    <m:sSub>
                      <m:sSubPr>
                        <m:ctrlPr>
                          <w:rPr>
                            <w:rFonts w:ascii="Cambria Math" w:hAnsi="Cambria Math"/>
                            <w:i/>
                          </w:rPr>
                        </m:ctrlPr>
                      </m:sSubPr>
                      <m:e>
                        <m:r>
                          <w:rPr>
                            <w:rFonts w:ascii="Cambria Math" w:hAnsi="Cambria Math"/>
                          </w:rPr>
                          <m:t>ρ</m:t>
                        </m:r>
                      </m:e>
                      <m:sub>
                        <m:r>
                          <w:rPr>
                            <w:rFonts w:ascii="Cambria Math" w:hAnsi="Cambria Math"/>
                          </w:rPr>
                          <m:t>S,B</m:t>
                        </m:r>
                      </m:sub>
                    </m:sSub>
                  </m:e>
                  <m:e>
                    <m:sSub>
                      <m:sSubPr>
                        <m:ctrlPr>
                          <w:rPr>
                            <w:rFonts w:ascii="Cambria Math" w:hAnsi="Cambria Math"/>
                            <w:i/>
                          </w:rPr>
                        </m:ctrlPr>
                      </m:sSubPr>
                      <m:e>
                        <m:r>
                          <w:rPr>
                            <w:rFonts w:ascii="Cambria Math" w:hAnsi="Cambria Math"/>
                          </w:rPr>
                          <m:t>ρ</m:t>
                        </m:r>
                      </m:e>
                      <m:sub>
                        <m:r>
                          <w:rPr>
                            <w:rFonts w:ascii="Cambria Math" w:hAnsi="Cambria Math"/>
                          </w:rPr>
                          <m:t>Q,B</m:t>
                        </m:r>
                      </m:sub>
                    </m:sSub>
                  </m:e>
                  <m:e>
                    <m:r>
                      <w:rPr>
                        <w:rFonts w:ascii="Cambria Math" w:hAnsi="Cambria Math"/>
                      </w:rPr>
                      <m:t>1</m:t>
                    </m:r>
                  </m:e>
                </m:mr>
              </m:m>
            </m:e>
          </m:d>
        </m:oMath>
      </m:oMathPara>
    </w:p>
    <w:p w14:paraId="65FE2C93" w14:textId="77777777" w:rsidR="009C5220" w:rsidRDefault="009C5220" w:rsidP="009C5220">
      <w:pPr>
        <w:rPr>
          <w:iCs/>
        </w:rPr>
      </w:pPr>
    </w:p>
    <w:p w14:paraId="6300DE5D" w14:textId="1477AD53" w:rsidR="009C5220" w:rsidRPr="00FA621E" w:rsidRDefault="009C5220" w:rsidP="009C5220">
      <w:pPr>
        <w:pStyle w:val="a8"/>
        <w:numPr>
          <w:ilvl w:val="1"/>
          <w:numId w:val="1"/>
        </w:numPr>
        <w:ind w:leftChars="0"/>
        <w:rPr>
          <w:b/>
          <w:bCs/>
          <w:sz w:val="24"/>
          <w:szCs w:val="28"/>
        </w:rPr>
      </w:pPr>
      <w:r>
        <w:rPr>
          <w:rFonts w:hint="eastAsia"/>
          <w:b/>
          <w:bCs/>
          <w:sz w:val="24"/>
          <w:szCs w:val="28"/>
        </w:rPr>
        <w:t>最適解</w:t>
      </w:r>
    </w:p>
    <w:p w14:paraId="13DA3ADE" w14:textId="5171BC02" w:rsidR="00942088" w:rsidRDefault="00942088" w:rsidP="00942088">
      <w:pPr>
        <w:ind w:firstLineChars="100" w:firstLine="210"/>
      </w:pPr>
      <w:r>
        <w:rPr>
          <w:rFonts w:hint="eastAsia"/>
        </w:rPr>
        <w:t>投資家の効用関数を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oMath>
      <w:r>
        <w:rPr>
          <w:rFonts w:hint="eastAsia"/>
        </w:rPr>
        <w:t>として，最適な投資比率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は以下のように表される．</w:t>
      </w:r>
    </w:p>
    <w:p w14:paraId="13467C9C" w14:textId="1D71BF9C" w:rsidR="00942088" w:rsidRPr="00DC1D00" w:rsidRDefault="008675A7" w:rsidP="00942088">
      <w:pPr>
        <w:ind w:firstLineChars="100" w:firstLine="210"/>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e>
              </m:func>
            </m:e>
          </m:func>
        </m:oMath>
      </m:oMathPara>
    </w:p>
    <w:p w14:paraId="2FD074E7" w14:textId="6DEC08E5" w:rsidR="00DC1D00" w:rsidRDefault="00DC1D00" w:rsidP="00DC1D00">
      <w:r>
        <w:rPr>
          <w:rFonts w:hint="eastAsia"/>
          <w:iCs/>
        </w:rPr>
        <w:t>ここで，</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について閉じた形式で解を得ることが出来ないため，確率的最適制御を行う．</w:t>
      </w:r>
    </w:p>
    <w:p w14:paraId="131E29A9" w14:textId="0731049A" w:rsidR="00DC1D00" w:rsidRDefault="00DC1D00" w:rsidP="00DC1D00"/>
    <w:p w14:paraId="1C64E3EB" w14:textId="5B5CD20C" w:rsidR="00DC1D00" w:rsidRPr="00DC1D00" w:rsidRDefault="00DC1D00" w:rsidP="00DC1D00">
      <w:pPr>
        <w:ind w:firstLineChars="100" w:firstLine="210"/>
        <w:rPr>
          <w:iCs/>
        </w:rPr>
      </w:pPr>
      <w:r>
        <w:rPr>
          <w:rFonts w:hint="eastAsia"/>
          <w:iCs/>
        </w:rPr>
        <w:t>以下では満期</w:t>
      </w:r>
      <m:oMath>
        <m:r>
          <w:rPr>
            <w:rFonts w:ascii="Cambria Math" w:hAnsi="Cambria Math" w:hint="eastAsia"/>
          </w:rPr>
          <m:t>T</m:t>
        </m:r>
      </m:oMath>
      <w:r>
        <w:rPr>
          <w:rFonts w:hint="eastAsia"/>
          <w:iCs/>
        </w:rPr>
        <w:t>の割引債</w:t>
      </w:r>
      <m:oMath>
        <m:sSub>
          <m:sSubPr>
            <m:ctrlPr>
              <w:rPr>
                <w:rFonts w:ascii="Cambria Math" w:hAnsi="Cambria Math"/>
                <w:i/>
                <w:iCs/>
              </w:rPr>
            </m:ctrlPr>
          </m:sSubPr>
          <m:e>
            <m:r>
              <w:rPr>
                <w:rFonts w:ascii="Cambria Math" w:hAnsi="Cambria Math" w:hint="eastAsia"/>
              </w:rPr>
              <m:t>B</m:t>
            </m:r>
            <m:ctrlPr>
              <w:rPr>
                <w:rFonts w:ascii="Cambria Math" w:hAnsi="Cambria Math" w:hint="eastAsia"/>
                <w:i/>
                <w:iCs/>
              </w:rPr>
            </m:ctrlPr>
          </m:e>
          <m:sub>
            <m:r>
              <w:rPr>
                <w:rFonts w:ascii="Cambria Math" w:hAnsi="Cambria Math"/>
              </w:rPr>
              <m:t>t,T</m:t>
            </m:r>
          </m:sub>
        </m:sSub>
      </m:oMath>
      <w:r>
        <w:rPr>
          <w:rFonts w:hint="eastAsia"/>
          <w:iCs/>
        </w:rPr>
        <w:t>を基準</w:t>
      </w:r>
      <w:r w:rsidR="00963946">
        <w:rPr>
          <w:rFonts w:hint="eastAsia"/>
          <w:iCs/>
        </w:rPr>
        <w:t>財</w:t>
      </w:r>
      <w:r>
        <w:rPr>
          <w:rFonts w:hint="eastAsia"/>
          <w:iCs/>
        </w:rPr>
        <w:t>とする．</w:t>
      </w:r>
      <w:r w:rsidR="00546B53">
        <w:rPr>
          <w:rFonts w:hint="eastAsia"/>
          <w:iCs/>
        </w:rPr>
        <w:t>自己資金調達条件</w:t>
      </w:r>
      <w:r w:rsidR="00F811E3">
        <w:rPr>
          <w:rFonts w:hint="eastAsia"/>
          <w:iCs/>
        </w:rPr>
        <w:t>は基準</w:t>
      </w:r>
      <w:r w:rsidR="00963946">
        <w:rPr>
          <w:rFonts w:hint="eastAsia"/>
          <w:iCs/>
        </w:rPr>
        <w:t>財</w:t>
      </w:r>
      <w:r w:rsidR="00F811E3">
        <w:rPr>
          <w:rFonts w:hint="eastAsia"/>
          <w:iCs/>
        </w:rPr>
        <w:t>の変更に対して不変であるため，以下の式が得られる．</w:t>
      </w:r>
      <w:r w:rsidR="003D0541">
        <w:rPr>
          <w:rFonts w:hint="eastAsia"/>
          <w:iCs/>
        </w:rPr>
        <w:t>ただし，</w:t>
      </w:r>
      <m:oMath>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w:t>
      </w:r>
      <m:oMath>
        <m:sSub>
          <m:sSubPr>
            <m:ctrlPr>
              <w:rPr>
                <w:rFonts w:ascii="Cambria Math" w:hAnsi="Cambria Math"/>
                <w:i/>
                <w:iCs/>
              </w:rPr>
            </m:ctrlPr>
          </m:sSubPr>
          <m:e>
            <m:r>
              <w:rPr>
                <w:rFonts w:ascii="Cambria Math" w:hAnsi="Cambria Math" w:hint="eastAsia"/>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とする．</w:t>
      </w:r>
    </w:p>
    <w:p w14:paraId="3C3B1016" w14:textId="562ADBB6" w:rsidR="009C5220" w:rsidRPr="00F811E3" w:rsidRDefault="008675A7" w:rsidP="001C5831">
      <w:pPr>
        <w:ind w:firstLineChars="100" w:firstLine="210"/>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num>
            <m:den>
              <m:sSub>
                <m:sSubPr>
                  <m:ctrlPr>
                    <w:rPr>
                      <w:rFonts w:ascii="Cambria Math" w:hAnsi="Cambria Math"/>
                      <w:i/>
                    </w:rPr>
                  </m:ctrlPr>
                </m:sSubPr>
                <m:e>
                  <m:r>
                    <w:rPr>
                      <w:rFonts w:ascii="Cambria Math" w:hAnsi="Cambria Math"/>
                    </w:rPr>
                    <m:t>X</m:t>
                  </m:r>
                </m:e>
                <m:sub>
                  <m:r>
                    <w:rPr>
                      <w:rFonts w:ascii="Cambria Math" w:hAnsi="Cambria Math"/>
                    </w:rPr>
                    <m:t>t,T</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t,T</m:t>
                  </m:r>
                </m:sub>
              </m:sSub>
            </m:num>
            <m:den>
              <m:sSub>
                <m:sSubPr>
                  <m:ctrlPr>
                    <w:rPr>
                      <w:rFonts w:ascii="Cambria Math" w:hAnsi="Cambria Math"/>
                      <w:i/>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rPr>
                  </m:ctrlPr>
                </m:sSubPr>
                <m:e>
                  <m:r>
                    <w:rPr>
                      <w:rFonts w:ascii="Cambria Math" w:hAnsi="Cambria Math"/>
                    </w:rPr>
                    <m:t>B</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den>
          </m:f>
        </m:oMath>
      </m:oMathPara>
    </w:p>
    <w:p w14:paraId="0FC01645" w14:textId="17DFCA6C" w:rsidR="00FF13C4" w:rsidRDefault="00902179" w:rsidP="00902179">
      <w:r>
        <w:rPr>
          <w:rFonts w:hint="eastAsia"/>
        </w:rPr>
        <w:t>付録</w:t>
      </w:r>
      <w:r>
        <w:t>A.1</w:t>
      </w:r>
      <w:r>
        <w:rPr>
          <w:rFonts w:hint="eastAsia"/>
        </w:rPr>
        <w:t>より，</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r>
              <w:rPr>
                <w:rFonts w:ascii="Cambria Math" w:hAnsi="Cambria Math"/>
              </w:rPr>
              <m:t>,T</m:t>
            </m:r>
          </m:sub>
        </m:sSub>
      </m:oMath>
      <w:r w:rsidR="00FF13C4">
        <w:rPr>
          <w:rFonts w:hint="eastAsia"/>
        </w:rPr>
        <w:t>と</w:t>
      </w:r>
      <m:oMath>
        <m:sSub>
          <m:sSubPr>
            <m:ctrlPr>
              <w:rPr>
                <w:rFonts w:ascii="Cambria Math" w:hAnsi="Cambria Math"/>
                <w:i/>
              </w:rPr>
            </m:ctrlPr>
          </m:sSubPr>
          <m:e>
            <m:r>
              <w:rPr>
                <w:rFonts w:ascii="Cambria Math" w:hAnsi="Cambria Math"/>
              </w:rPr>
              <m:t>Q</m:t>
            </m:r>
          </m:e>
          <m:sub>
            <m:r>
              <w:rPr>
                <w:rFonts w:ascii="Cambria Math" w:hAnsi="Cambria Math"/>
              </w:rPr>
              <m:t>t,T</m:t>
            </m:r>
          </m:sub>
        </m:sSub>
      </m:oMath>
      <w:r w:rsidR="00FF13C4">
        <w:rPr>
          <w:rFonts w:hint="eastAsia"/>
        </w:rPr>
        <w:t>について</w:t>
      </w:r>
      <w:r w:rsidR="004E008E">
        <w:rPr>
          <w:rFonts w:hint="eastAsia"/>
        </w:rPr>
        <w:t>次の式が得られる．</w:t>
      </w:r>
    </w:p>
    <w:p w14:paraId="7F655737" w14:textId="4004BCF3" w:rsidR="004E008E" w:rsidRPr="004E008E" w:rsidRDefault="008675A7" w:rsidP="00902179">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t,T</m:t>
                          </m:r>
                        </m:sub>
                      </m:sSub>
                    </m:e>
                  </m:d>
                  <m:r>
                    <w:rPr>
                      <w:rFonts w:ascii="Cambria Math" w:hAnsi="Cambria Math"/>
                    </w:rPr>
                    <m:t>dt+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dt+</m:t>
                  </m:r>
                  <m:sSub>
                    <m:sSubPr>
                      <m:ctrlPr>
                        <w:rPr>
                          <w:rFonts w:ascii="Cambria Math" w:hAnsi="Cambria Math"/>
                          <w:i/>
                        </w:rPr>
                      </m:ctrlPr>
                    </m:sSubPr>
                    <m:e>
                      <m:r>
                        <w:rPr>
                          <w:rFonts w:ascii="Cambria Math" w:hAnsi="Cambria Math"/>
                        </w:rPr>
                        <m:t>ζ</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e>
              </m:eqArr>
            </m:e>
          </m:d>
        </m:oMath>
      </m:oMathPara>
    </w:p>
    <w:p w14:paraId="311F0120" w14:textId="74B22250" w:rsidR="004E008E" w:rsidRDefault="004E008E" w:rsidP="00902179">
      <w:r>
        <w:rPr>
          <w:rFonts w:hint="eastAsia"/>
        </w:rPr>
        <w:t>ただし，</w:t>
      </w:r>
    </w:p>
    <w:p w14:paraId="70DB4F48" w14:textId="5508806D" w:rsidR="004E008E" w:rsidRPr="00974937" w:rsidRDefault="008675A7" w:rsidP="00902179">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e>
                  <m:sSub>
                    <m:sSubPr>
                      <m:ctrlPr>
                        <w:rPr>
                          <w:rFonts w:ascii="Cambria Math" w:hAnsi="Cambria Math"/>
                          <w:i/>
                        </w:rPr>
                      </m:ctrlPr>
                    </m:sSubPr>
                    <m:e>
                      <m:r>
                        <w:rPr>
                          <w:rFonts w:ascii="Cambria Math" w:hAnsi="Cambria Math"/>
                        </w:rPr>
                        <m:t>σ</m:t>
                      </m:r>
                    </m:e>
                    <m:sub>
                      <m:r>
                        <w:rPr>
                          <w:rFonts w:ascii="Cambria Math" w:hAnsi="Cambria Math"/>
                        </w:rPr>
                        <m:t>t,T</m:t>
                      </m:r>
                    </m:sub>
                  </m:sSub>
                  <m:r>
                    <w:rPr>
                      <w:rFonts w:ascii="Cambria Math" w:hAnsi="Cambria Math"/>
                    </w:rPr>
                    <m:t>&amp;=</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ζ</m:t>
                      </m:r>
                    </m:e>
                    <m:sub>
                      <m:r>
                        <w:rPr>
                          <w:rFonts w:ascii="Cambria Math" w:eastAsia="Cambria Math" w:hAnsi="Cambria Math" w:cs="Cambria Math"/>
                        </w:rPr>
                        <m:t>t,T</m:t>
                      </m:r>
                    </m:sub>
                  </m:sSub>
                  <m:r>
                    <w:rPr>
                      <w:rFonts w:ascii="Cambria Math" w:eastAsia="Cambria Math" w:hAnsi="Cambria Math" w:cs="Cambria Math"/>
                    </w:rPr>
                    <m:t>&amp;=</m:t>
                  </m:r>
                  <m:rad>
                    <m:radPr>
                      <m:degHide m:val="1"/>
                      <m:ctrlPr>
                        <w:rPr>
                          <w:rFonts w:ascii="Cambria Math" w:eastAsia="Cambria Math" w:hAnsi="Cambria Math" w:cs="Cambria Math"/>
                          <w:i/>
                        </w:rPr>
                      </m:ctrlPr>
                    </m:radPr>
                    <m:deg>
                      <m:ctrlPr>
                        <w:rPr>
                          <w:rFonts w:ascii="Cambria Math" w:hAnsi="Cambria Math"/>
                          <w:i/>
                        </w:rPr>
                      </m:ctrlPr>
                    </m:deg>
                    <m:e>
                      <m:sSubSup>
                        <m:sSubSupPr>
                          <m:ctrlPr>
                            <w:rPr>
                              <w:rFonts w:ascii="Cambria Math" w:hAnsi="Cambria Math"/>
                              <w:i/>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qArr>
            </m:e>
          </m:d>
        </m:oMath>
      </m:oMathPara>
    </w:p>
    <w:p w14:paraId="4233BD60" w14:textId="7929D126" w:rsidR="00974937" w:rsidRDefault="00974937" w:rsidP="00902179">
      <w:r>
        <w:rPr>
          <w:rFonts w:hint="eastAsia"/>
        </w:rPr>
        <w:t>である．なお，</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oMath>
      <w:r w:rsidR="003D0541">
        <w:rPr>
          <w:rFonts w:hint="eastAsia"/>
        </w:rPr>
        <w:t>はブラウン運動であり，</w:t>
      </w:r>
      <w:r w:rsidR="00F176C2">
        <w:rPr>
          <w:rFonts w:hint="eastAsia"/>
        </w:rPr>
        <w:t>相関は以下の通りである．</w:t>
      </w:r>
    </w:p>
    <w:p w14:paraId="78CCC751" w14:textId="2763BD7E" w:rsidR="00F176C2" w:rsidRPr="008A0CD7" w:rsidRDefault="00F176C2" w:rsidP="00902179">
      <w:pPr>
        <w:rPr>
          <w:iCs/>
        </w:rPr>
      </w:pPr>
      <m:oMathPara>
        <m:oMath>
          <m:r>
            <m:rPr>
              <m:sty m:val="p"/>
            </m:rPr>
            <w:rPr>
              <w:rFonts w:ascii="Cambria Math" w:hAnsi="Cambria Math"/>
            </w:rPr>
            <m:t>E</m:t>
          </m:r>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S,Q</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S,B</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38695F38" w14:textId="77ED9E48" w:rsidR="008A0CD7" w:rsidRDefault="008A0CD7" w:rsidP="00902179">
      <w:pPr>
        <w:rPr>
          <w:iCs/>
        </w:rPr>
      </w:pPr>
    </w:p>
    <w:p w14:paraId="71DE1B4D" w14:textId="4606DF70" w:rsidR="009E51BC" w:rsidRDefault="009E51BC" w:rsidP="009E51BC">
      <w:pPr>
        <w:ind w:firstLineChars="100" w:firstLine="210"/>
        <w:rPr>
          <w:iCs/>
        </w:rPr>
      </w:pPr>
      <w:r>
        <w:rPr>
          <w:rFonts w:hint="eastAsia"/>
          <w:iCs/>
        </w:rPr>
        <w:t>最適な</w:t>
      </w:r>
      <m:oMath>
        <m:r>
          <w:rPr>
            <w:rFonts w:ascii="Cambria Math" w:hAnsi="Cambria Math"/>
          </w:rPr>
          <m:t>α</m:t>
        </m:r>
      </m:oMath>
      <w:r>
        <w:rPr>
          <w:rFonts w:hint="eastAsia"/>
          <w:iCs/>
        </w:rPr>
        <w:t>は</w:t>
      </w:r>
    </w:p>
    <w:p w14:paraId="0E31AD05" w14:textId="1C906670" w:rsidR="008A0CD7" w:rsidRPr="009E51BC" w:rsidRDefault="008A0CD7" w:rsidP="008A0CD7">
      <w:pPr>
        <w:ind w:firstLineChars="100" w:firstLine="210"/>
        <w:rPr>
          <w:iCs/>
        </w:rPr>
      </w:pPr>
      <m:oMathPara>
        <m:oMath>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sup</m:t>
                  </m:r>
                  <m:ctrlPr>
                    <w:rPr>
                      <w:rFonts w:ascii="Cambria Math" w:hAnsi="Cambria Math"/>
                      <w:iCs/>
                    </w:rPr>
                  </m:ctrlPr>
                </m:e>
                <m:lim>
                  <m:r>
                    <w:rPr>
                      <w:rFonts w:ascii="Cambria Math" w:hAnsi="Cambria Math"/>
                    </w:rPr>
                    <m:t>α</m:t>
                  </m:r>
                  <m:ctrlPr>
                    <w:rPr>
                      <w:rFonts w:ascii="Cambria Math" w:hAnsi="Cambria Math"/>
                      <w:iCs/>
                    </w:rPr>
                  </m:ctrlPr>
                </m:lim>
              </m:limLow>
            </m:fName>
            <m:e>
              <m:sSub>
                <m:sSubPr>
                  <m:ctrlPr>
                    <w:rPr>
                      <w:rFonts w:ascii="Cambria Math" w:hAnsi="Cambria Math"/>
                      <w:i/>
                      <w:iCs/>
                    </w:rPr>
                  </m:ctrlPr>
                </m:sSubPr>
                <m:e>
                  <m:r>
                    <m:rPr>
                      <m:sty m:val="p"/>
                    </m:rPr>
                    <w:rPr>
                      <w:rFonts w:ascii="Cambria Math" w:hAnsi="Cambria Math"/>
                    </w:rPr>
                    <m:t>E</m:t>
                  </m:r>
                  <m:ctrlPr>
                    <w:rPr>
                      <w:rFonts w:ascii="Cambria Math" w:hAnsi="Cambria Math"/>
                    </w:rPr>
                  </m:ctrlPr>
                </m:e>
                <m:sub>
                  <m:r>
                    <w:rPr>
                      <w:rFonts w:ascii="Cambria Math" w:hAnsi="Cambria Math"/>
                    </w:rPr>
                    <m:t>t</m:t>
                  </m:r>
                </m:sub>
              </m:sSub>
              <m:d>
                <m:dPr>
                  <m:begChr m:val="["/>
                  <m:endChr m:val="]"/>
                  <m:ctrlPr>
                    <w:rPr>
                      <w:rFonts w:ascii="Cambria Math" w:hAnsi="Cambria Math"/>
                      <w:i/>
                      <w:iCs/>
                    </w:rPr>
                  </m:ctrlPr>
                </m:dPr>
                <m:e>
                  <m:d>
                    <m:dPr>
                      <m:begChr m:val=""/>
                      <m:endChr m:val="|"/>
                      <m:ctrlPr>
                        <w:rPr>
                          <w:rFonts w:ascii="Cambria Math" w:hAnsi="Cambria Math"/>
                          <w:i/>
                          <w:iCs/>
                        </w:rPr>
                      </m:ctrlPr>
                    </m:dPr>
                    <m:e>
                      <m:r>
                        <m:rPr>
                          <m:scr m:val="script"/>
                        </m:rP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e>
                  </m:d>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6AB68A89" w14:textId="48336519" w:rsidR="009E51BC" w:rsidRDefault="009E51BC" w:rsidP="009E51BC">
      <w:pPr>
        <w:rPr>
          <w:iCs/>
        </w:rPr>
      </w:pPr>
      <w:r>
        <w:rPr>
          <w:rFonts w:hint="eastAsia"/>
          <w:iCs/>
        </w:rPr>
        <w:t>として，以下の式で与えられる（付録2参照）</w:t>
      </w:r>
    </w:p>
    <w:p w14:paraId="76BA408D" w14:textId="7DD17013" w:rsidR="009E51BC" w:rsidRPr="00D04D66" w:rsidRDefault="008675A7" w:rsidP="009E51BC">
      <w:pPr>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q</m:t>
              </m:r>
              <m:sSubSup>
                <m:sSubSupPr>
                  <m:ctrlPr>
                    <w:rPr>
                      <w:rFonts w:ascii="Cambria Math" w:hAnsi="Cambria Math"/>
                      <w:i/>
                      <w:iCs/>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den>
          </m:f>
        </m:oMath>
      </m:oMathPara>
    </w:p>
    <w:p w14:paraId="2D4AE85C" w14:textId="77777777" w:rsidR="00D04D66" w:rsidRDefault="00D04D66" w:rsidP="00D04D66">
      <w:pPr>
        <w:rPr>
          <w:iCs/>
        </w:rPr>
      </w:pPr>
    </w:p>
    <w:p w14:paraId="2765EB9D" w14:textId="18FAFF76" w:rsidR="00D04D66" w:rsidRPr="00D04D66" w:rsidRDefault="00D04D66" w:rsidP="00D04D66">
      <w:pPr>
        <w:pStyle w:val="a8"/>
        <w:numPr>
          <w:ilvl w:val="1"/>
          <w:numId w:val="1"/>
        </w:numPr>
        <w:ind w:leftChars="0"/>
        <w:rPr>
          <w:b/>
          <w:bCs/>
          <w:sz w:val="24"/>
          <w:szCs w:val="28"/>
        </w:rPr>
      </w:pPr>
      <w:r>
        <w:rPr>
          <w:rFonts w:hint="eastAsia"/>
          <w:b/>
          <w:bCs/>
          <w:sz w:val="24"/>
          <w:szCs w:val="28"/>
        </w:rPr>
        <w:t>いくつかの例</w:t>
      </w:r>
    </w:p>
    <w:p w14:paraId="4E069763" w14:textId="4E6AE6BD" w:rsidR="00D04D66" w:rsidRDefault="00C31632" w:rsidP="00D04D66">
      <w:pPr>
        <w:ind w:firstLineChars="100" w:firstLine="210"/>
        <w:rPr>
          <w:iCs/>
        </w:rPr>
      </w:pPr>
      <w:r>
        <w:rPr>
          <w:rFonts w:hint="eastAsia"/>
          <w:iCs/>
        </w:rPr>
        <w:t>投資家の拠出額が0であった場合，最適解は以下のようになる．</w:t>
      </w:r>
    </w:p>
    <w:p w14:paraId="7622C6C9" w14:textId="03177786" w:rsidR="00C31632" w:rsidRPr="00C31632" w:rsidRDefault="008675A7" w:rsidP="00D04D66">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3AE6A20D" w14:textId="1DDF78C7" w:rsidR="007142A2" w:rsidRDefault="007142A2" w:rsidP="000F2D1C">
      <w:pPr>
        <w:rPr>
          <w:iCs/>
        </w:rPr>
      </w:pPr>
      <w:r>
        <w:rPr>
          <w:rFonts w:hint="eastAsia"/>
          <w:iCs/>
        </w:rPr>
        <w:lastRenderedPageBreak/>
        <w:t>さらに金利</w:t>
      </w:r>
      <m:oMath>
        <m:r>
          <w:rPr>
            <w:rFonts w:ascii="Cambria Math" w:hAnsi="Cambria Math" w:hint="eastAsia"/>
          </w:rPr>
          <m:t>r</m:t>
        </m:r>
      </m:oMath>
      <w:r>
        <w:rPr>
          <w:rFonts w:hint="eastAsia"/>
          <w:iCs/>
        </w:rPr>
        <w:t>が一定で，パラメータ</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Pr>
          <w:rFonts w:hint="eastAsia"/>
          <w:iCs/>
        </w:rPr>
        <w:t>，</w:t>
      </w:r>
      <m:oMath>
        <m:sSub>
          <m:sSubPr>
            <m:ctrlPr>
              <w:rPr>
                <w:rFonts w:ascii="Cambria Math" w:hAnsi="Cambria Math"/>
                <w:i/>
                <w:iCs/>
              </w:rPr>
            </m:ctrlPr>
          </m:sSubPr>
          <m:e>
            <m:r>
              <w:rPr>
                <w:rFonts w:ascii="Cambria Math" w:hAnsi="Cambria Math"/>
              </w:rPr>
              <m:t>σ</m:t>
            </m:r>
          </m:e>
          <m:sub>
            <m:r>
              <w:rPr>
                <w:rFonts w:ascii="Cambria Math" w:hAnsi="Cambria Math"/>
              </w:rPr>
              <m:t>t</m:t>
            </m:r>
          </m:sub>
        </m:sSub>
      </m:oMath>
      <w:r>
        <w:rPr>
          <w:rFonts w:hint="eastAsia"/>
          <w:iCs/>
        </w:rPr>
        <w:t>が時刻</w:t>
      </w:r>
      <m:oMath>
        <m:r>
          <w:rPr>
            <w:rFonts w:ascii="Cambria Math" w:hAnsi="Cambria Math"/>
          </w:rPr>
          <m:t>t</m:t>
        </m:r>
      </m:oMath>
      <w:r>
        <w:rPr>
          <w:rFonts w:hint="eastAsia"/>
          <w:iCs/>
        </w:rPr>
        <w:t>に依存しないとすると</w:t>
      </w:r>
    </w:p>
    <w:p w14:paraId="4B5DC6B7" w14:textId="191CC7D2" w:rsidR="007142A2" w:rsidRPr="00B801F6" w:rsidRDefault="008675A7"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μ-r</m:t>
                  </m:r>
                </m:e>
              </m:d>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f>
            <m:fPr>
              <m:ctrlPr>
                <w:rPr>
                  <w:rFonts w:ascii="Cambria Math" w:hAnsi="Cambria Math"/>
                  <w:i/>
                  <w:iCs/>
                </w:rPr>
              </m:ctrlPr>
            </m:fPr>
            <m:num>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002A9364" w14:textId="4F7B581B" w:rsidR="00B801F6" w:rsidRDefault="00410BEE" w:rsidP="000F2D1C">
      <w:pPr>
        <w:rPr>
          <w:iCs/>
        </w:rPr>
      </w:pPr>
      <w:r>
        <w:rPr>
          <w:rFonts w:hint="eastAsia"/>
          <w:iCs/>
        </w:rPr>
        <w:t>と</w:t>
      </w:r>
      <w:r w:rsidR="0027473D">
        <w:rPr>
          <w:rFonts w:hint="eastAsia"/>
          <w:iCs/>
        </w:rPr>
        <w:t>なって，</w:t>
      </w:r>
      <w:r w:rsidR="0027473D">
        <w:rPr>
          <w:iCs/>
        </w:rPr>
        <w:t>Merton</w:t>
      </w:r>
      <w:r w:rsidR="0027473D">
        <w:rPr>
          <w:rFonts w:hint="eastAsia"/>
          <w:iCs/>
        </w:rPr>
        <w:t>の結果と一致する（M</w:t>
      </w:r>
      <w:r w:rsidR="0027473D">
        <w:rPr>
          <w:iCs/>
        </w:rPr>
        <w:t>erton</w:t>
      </w:r>
      <w:r w:rsidR="0027473D">
        <w:rPr>
          <w:rFonts w:hint="eastAsia"/>
          <w:iCs/>
        </w:rPr>
        <w:t>(1</w:t>
      </w:r>
      <w:r w:rsidR="0027473D">
        <w:rPr>
          <w:iCs/>
        </w:rPr>
        <w:t>969)</w:t>
      </w:r>
      <w:r w:rsidR="0027473D">
        <w:rPr>
          <w:rFonts w:hint="eastAsia"/>
          <w:iCs/>
        </w:rPr>
        <w:t>）</w:t>
      </w:r>
      <w:r>
        <w:rPr>
          <w:rFonts w:hint="eastAsia"/>
          <w:iCs/>
        </w:rPr>
        <w:t>．投資家の効用として</w:t>
      </w:r>
      <w:r>
        <w:rPr>
          <w:iCs/>
        </w:rPr>
        <w:t>CRRA</w:t>
      </w:r>
      <w:r>
        <w:rPr>
          <w:rFonts w:hint="eastAsia"/>
          <w:iCs/>
        </w:rPr>
        <w:t>型</w:t>
      </w:r>
      <m:oMath>
        <m:r>
          <m:rPr>
            <m:scr m:val="script"/>
          </m:rPr>
          <w:rPr>
            <w:rFonts w:ascii="Cambria Math" w:hAnsi="Cambria Math"/>
          </w:rPr>
          <m:t>U</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γ</m:t>
            </m:r>
          </m:sup>
        </m:sSup>
        <m:r>
          <w:rPr>
            <w:rFonts w:ascii="Cambria Math" w:hAnsi="Cambria Math"/>
          </w:rPr>
          <m:t>/γ</m:t>
        </m:r>
      </m:oMath>
      <w:r w:rsidR="005211A5">
        <w:rPr>
          <w:rFonts w:hint="eastAsia"/>
          <w:iCs/>
        </w:rPr>
        <w:t>，</w:t>
      </w:r>
      <m:oMath>
        <m:r>
          <w:rPr>
            <w:rFonts w:ascii="Cambria Math" w:hAnsi="Cambria Math"/>
          </w:rPr>
          <m:t>γ&lt;1</m:t>
        </m:r>
      </m:oMath>
      <w:r w:rsidR="005211A5">
        <w:rPr>
          <w:rFonts w:hint="eastAsia"/>
          <w:iCs/>
        </w:rPr>
        <w:t>を用いれば最適な投資比率は</w:t>
      </w:r>
    </w:p>
    <w:p w14:paraId="3C88C358" w14:textId="1D47D403" w:rsidR="005211A5" w:rsidRPr="005211A5" w:rsidRDefault="008675A7"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μ-r</m:t>
              </m:r>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acc>
            <m:accPr>
              <m:chr m:val="̅"/>
              <m:ctrlPr>
                <w:rPr>
                  <w:rFonts w:ascii="Cambria Math" w:hAnsi="Cambria Math"/>
                  <w:i/>
                  <w:iCs/>
                </w:rPr>
              </m:ctrlPr>
            </m:accPr>
            <m:e>
              <m:r>
                <w:rPr>
                  <w:rFonts w:ascii="Cambria Math" w:hAnsi="Cambria Math"/>
                </w:rPr>
                <m:t>α</m:t>
              </m:r>
            </m:e>
          </m:acc>
        </m:oMath>
      </m:oMathPara>
    </w:p>
    <w:p w14:paraId="679D4636" w14:textId="486D5701" w:rsidR="005211A5" w:rsidRDefault="000F2D1C" w:rsidP="000F2D1C">
      <w:pPr>
        <w:rPr>
          <w:iCs/>
        </w:rPr>
      </w:pPr>
      <w:r>
        <w:rPr>
          <w:rFonts w:hint="eastAsia"/>
          <w:iCs/>
        </w:rPr>
        <w:t>となり，時刻</w:t>
      </w:r>
      <m:oMath>
        <m:r>
          <w:rPr>
            <w:rFonts w:ascii="Cambria Math" w:hAnsi="Cambria Math"/>
          </w:rPr>
          <m:t>T</m:t>
        </m:r>
      </m:oMath>
      <w:r>
        <w:rPr>
          <w:rFonts w:hint="eastAsia"/>
          <w:iCs/>
        </w:rPr>
        <w:t>におけるファンドの価格</w:t>
      </w:r>
      <m:oMath>
        <m:r>
          <w:rPr>
            <w:rFonts w:ascii="Cambria Math" w:hAnsi="Cambria Math"/>
          </w:rPr>
          <m:t>x</m:t>
        </m:r>
      </m:oMath>
      <w:r>
        <w:rPr>
          <w:rFonts w:hint="eastAsia"/>
          <w:iCs/>
        </w:rPr>
        <w:t>と時刻</w:t>
      </w:r>
      <m:oMath>
        <m:r>
          <w:rPr>
            <w:rFonts w:ascii="Cambria Math" w:hAnsi="Cambria Math"/>
          </w:rPr>
          <m:t>t</m:t>
        </m:r>
      </m:oMath>
      <w:r>
        <w:rPr>
          <w:rFonts w:hint="eastAsia"/>
          <w:iCs/>
        </w:rPr>
        <w:t>に依存しない投資比率になる．</w:t>
      </w:r>
    </w:p>
    <w:p w14:paraId="25AFAC96" w14:textId="5F7CCD8F" w:rsidR="0066302C" w:rsidRDefault="0066302C" w:rsidP="000F2D1C">
      <w:pPr>
        <w:rPr>
          <w:iCs/>
        </w:rPr>
      </w:pPr>
    </w:p>
    <w:p w14:paraId="51E6C356" w14:textId="0D539509" w:rsidR="0066302C" w:rsidRDefault="0066302C" w:rsidP="0066302C">
      <w:pPr>
        <w:ind w:firstLineChars="100" w:firstLine="210"/>
        <w:rPr>
          <w:iCs/>
        </w:rPr>
      </w:pPr>
      <w:r>
        <w:rPr>
          <w:rFonts w:hint="eastAsia"/>
          <w:iCs/>
        </w:rPr>
        <w:t>仮に</w:t>
      </w:r>
      <m:oMath>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=1</m:t>
        </m:r>
      </m:oMath>
      <w:r w:rsidR="009A566C">
        <w:rPr>
          <w:rFonts w:hint="eastAsia"/>
          <w:iCs/>
        </w:rPr>
        <w:t>（すなわち，将来の投資家の掛け金が確定的）</w:t>
      </w:r>
      <w:r w:rsidR="0027473D">
        <w:rPr>
          <w:rFonts w:hint="eastAsia"/>
          <w:iCs/>
        </w:rPr>
        <w:t>であり，金利が0であるとすると，M</w:t>
      </w:r>
      <w:r w:rsidR="0027473D">
        <w:rPr>
          <w:iCs/>
        </w:rPr>
        <w:t>erton</w:t>
      </w:r>
      <w:r w:rsidR="005E1BDC">
        <w:rPr>
          <w:rFonts w:hint="eastAsia"/>
          <w:iCs/>
        </w:rPr>
        <w:t>の結果は以下のようになる．</w:t>
      </w:r>
    </w:p>
    <w:p w14:paraId="58C82A75" w14:textId="38A4C82A" w:rsidR="002C29D5" w:rsidRDefault="008675A7" w:rsidP="00456638">
      <w:pPr>
        <w:ind w:firstLineChars="100" w:firstLine="210"/>
        <w:rPr>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acc>
            <m:accPr>
              <m:chr m:val="̅"/>
              <m:ctrlPr>
                <w:rPr>
                  <w:rFonts w:ascii="Cambria Math" w:hAnsi="Cambria Math"/>
                  <w:i/>
                  <w:iCs/>
                </w:rPr>
              </m:ctrlPr>
            </m:accPr>
            <m:e>
              <m:r>
                <w:rPr>
                  <w:rFonts w:ascii="Cambria Math" w:hAnsi="Cambria Math"/>
                </w:rPr>
                <m:t>α</m:t>
              </m:r>
            </m:e>
          </m:acc>
          <m:r>
            <w:rPr>
              <w:rFonts w:ascii="Cambria Math" w:hAnsi="Cambria Math"/>
            </w:rPr>
            <m:t>+</m:t>
          </m:r>
          <m:f>
            <m:fPr>
              <m:ctrlPr>
                <w:rPr>
                  <w:rFonts w:ascii="Cambria Math" w:hAnsi="Cambria Math"/>
                  <w:i/>
                  <w:iCs/>
                </w:rPr>
              </m:ctrlPr>
            </m:fPr>
            <m:num>
              <m:r>
                <w:rPr>
                  <w:rFonts w:ascii="Cambria Math" w:hAnsi="Cambria Math"/>
                </w:rPr>
                <m:t>μ</m:t>
              </m:r>
              <m:nary>
                <m:naryPr>
                  <m:ctrlPr>
                    <w:rPr>
                      <w:rFonts w:ascii="Cambria Math" w:hAnsi="Cambria Math"/>
                      <w:i/>
                      <w:iCs/>
                    </w:rPr>
                  </m:ctrlPr>
                </m:naryPr>
                <m:sub>
                  <m:r>
                    <w:rPr>
                      <w:rFonts w:ascii="Cambria Math" w:hAnsi="Cambria Math"/>
                    </w:rPr>
                    <m:t>t</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u</m:t>
                      </m:r>
                    </m:sub>
                  </m:sSub>
                  <m:r>
                    <w:rPr>
                      <w:rFonts w:ascii="Cambria Math" w:hAnsi="Cambria Math"/>
                    </w:rPr>
                    <m:t>du</m:t>
                  </m:r>
                </m:e>
              </m:nary>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x</m:t>
              </m:r>
            </m:den>
          </m:f>
        </m:oMath>
      </m:oMathPara>
    </w:p>
    <w:p w14:paraId="645A102E" w14:textId="77777777" w:rsidR="002C29D5" w:rsidRDefault="002C29D5" w:rsidP="002C29D5"/>
    <w:p w14:paraId="6E2BA34D" w14:textId="77777777" w:rsidR="002C29D5" w:rsidRDefault="002C29D5" w:rsidP="002C29D5">
      <w:pPr>
        <w:pStyle w:val="a8"/>
        <w:numPr>
          <w:ilvl w:val="0"/>
          <w:numId w:val="1"/>
        </w:numPr>
        <w:ind w:leftChars="0"/>
        <w:rPr>
          <w:b/>
          <w:bCs/>
          <w:sz w:val="28"/>
          <w:szCs w:val="32"/>
        </w:rPr>
      </w:pPr>
      <w:r>
        <w:rPr>
          <w:rFonts w:hint="eastAsia"/>
          <w:b/>
          <w:bCs/>
          <w:sz w:val="28"/>
          <w:szCs w:val="32"/>
        </w:rPr>
        <w:t>理論モデル</w:t>
      </w:r>
    </w:p>
    <w:p w14:paraId="28C153B5" w14:textId="33B1ACE4" w:rsidR="005F4B62" w:rsidRDefault="00F50208" w:rsidP="005F4B62">
      <w:pPr>
        <w:ind w:firstLineChars="100" w:firstLine="210"/>
      </w:pPr>
      <w:r>
        <w:rPr>
          <w:rFonts w:hint="eastAsia"/>
        </w:rPr>
        <w:t>本節では複数の設定の下で最適投資比率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の動きについて確認する．まずは一定の掛け金の影響について確認する．次に</w:t>
      </w:r>
      <w:r w:rsidR="005F4B62">
        <w:rPr>
          <w:rFonts w:hint="eastAsia"/>
        </w:rPr>
        <w:t>グライドパスを定義し，最適投資比率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F4B62">
        <w:rPr>
          <w:rFonts w:hint="eastAsia"/>
        </w:rPr>
        <w:t>の関係を確認する．最後にパラメータのグライドパスに対する影響を確認する．</w:t>
      </w:r>
    </w:p>
    <w:p w14:paraId="1E0CDAFB" w14:textId="77777777" w:rsidR="005F4B62" w:rsidRDefault="005F4B62" w:rsidP="005F4B62">
      <w:pPr>
        <w:rPr>
          <w:iCs/>
        </w:rPr>
      </w:pPr>
    </w:p>
    <w:p w14:paraId="6E399FBB" w14:textId="77777777" w:rsidR="005F4B62" w:rsidRPr="00D04D66" w:rsidRDefault="005F4B62" w:rsidP="005F4B62">
      <w:pPr>
        <w:pStyle w:val="a8"/>
        <w:numPr>
          <w:ilvl w:val="1"/>
          <w:numId w:val="1"/>
        </w:numPr>
        <w:ind w:leftChars="0"/>
        <w:rPr>
          <w:b/>
          <w:bCs/>
          <w:sz w:val="24"/>
          <w:szCs w:val="28"/>
        </w:rPr>
      </w:pPr>
      <w:r>
        <w:rPr>
          <w:rFonts w:hint="eastAsia"/>
          <w:b/>
          <w:bCs/>
          <w:sz w:val="24"/>
          <w:szCs w:val="28"/>
        </w:rPr>
        <w:t>いくつかの例</w:t>
      </w:r>
    </w:p>
    <w:p w14:paraId="138DC806" w14:textId="070A29EE" w:rsidR="003526E0" w:rsidRPr="003526E0" w:rsidRDefault="00417D3C" w:rsidP="003526E0">
      <w:pPr>
        <w:ind w:firstLineChars="100" w:firstLine="210"/>
        <w:rPr>
          <w:i/>
        </w:rPr>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は期待リターン</w:t>
      </w:r>
      <m:oMath>
        <m:r>
          <w:rPr>
            <w:rFonts w:ascii="Cambria Math" w:hAnsi="Cambria Math"/>
          </w:rPr>
          <m:t>μ</m:t>
        </m:r>
      </m:oMath>
      <w:r>
        <w:rPr>
          <w:rFonts w:hint="eastAsia"/>
        </w:rPr>
        <w:t>とリスク回避度</w:t>
      </w:r>
      <m:oMath>
        <m:r>
          <w:rPr>
            <w:rFonts w:ascii="Cambria Math" w:hAnsi="Cambria Math"/>
          </w:rPr>
          <m:t>γ</m:t>
        </m:r>
      </m:oMath>
      <w:r>
        <w:rPr>
          <w:rFonts w:hint="eastAsia"/>
        </w:rPr>
        <w:t>の増加関数であり，ボラティリティ</w:t>
      </w:r>
      <m:oMath>
        <m:r>
          <w:rPr>
            <w:rFonts w:ascii="Cambria Math" w:hAnsi="Cambria Math"/>
          </w:rPr>
          <m:t>σ</m:t>
        </m:r>
      </m:oMath>
      <w:r>
        <w:rPr>
          <w:rFonts w:hint="eastAsia"/>
        </w:rPr>
        <w:t>の減少関数である．</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と </w:t>
      </w:r>
      <m:oMath>
        <m:acc>
          <m:accPr>
            <m:chr m:val="̅"/>
            <m:ctrlPr>
              <w:rPr>
                <w:rFonts w:ascii="Cambria Math" w:hAnsi="Cambria Math"/>
                <w:i/>
              </w:rPr>
            </m:ctrlPr>
          </m:accPr>
          <m:e>
            <m:r>
              <w:rPr>
                <w:rFonts w:ascii="Cambria Math" w:hAnsi="Cambria Math"/>
              </w:rPr>
              <m:t>α</m:t>
            </m:r>
          </m:e>
        </m:acc>
      </m:oMath>
      <w:r>
        <w:rPr>
          <w:rFonts w:hint="eastAsia"/>
        </w:rPr>
        <w:t>の差は掛け金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と投資家の富</w:t>
      </w:r>
      <m:oMath>
        <m:r>
          <w:rPr>
            <w:rFonts w:ascii="Cambria Math" w:hAnsi="Cambria Math"/>
          </w:rPr>
          <m:t>x</m:t>
        </m:r>
      </m:oMath>
      <w:r>
        <w:rPr>
          <w:rFonts w:hint="eastAsia"/>
        </w:rPr>
        <w:t>に依存する．</w:t>
      </w:r>
      <w:r w:rsidR="00846890">
        <w:rPr>
          <w:rFonts w:hint="eastAsia"/>
        </w:rPr>
        <w:t>以下の表では，時間に依存しない掛け金</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846890">
        <w:rPr>
          <w:rFonts w:hint="eastAsia"/>
        </w:rPr>
        <w:t>と富</w:t>
      </w:r>
      <m:oMath>
        <m:r>
          <w:rPr>
            <w:rFonts w:ascii="Cambria Math" w:hAnsi="Cambria Math"/>
          </w:rPr>
          <m:t>x</m:t>
        </m:r>
      </m:oMath>
      <w:r w:rsidR="00BB14E2">
        <w:rPr>
          <w:rFonts w:hint="eastAsia"/>
        </w:rPr>
        <w:t>を変動させた際に，</w:t>
      </w:r>
      <w:r w:rsidR="00846890">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BB14E2">
        <w:rPr>
          <w:rFonts w:hint="eastAsia"/>
        </w:rPr>
        <w:t>がどのように変動するか確認できる．</w:t>
      </w:r>
      <w:r w:rsidR="003526E0">
        <w:rPr>
          <w:rFonts w:hint="eastAsia"/>
        </w:rPr>
        <w:t>なお，この表では</w:t>
      </w:r>
      <m:oMath>
        <m:r>
          <w:rPr>
            <w:rFonts w:ascii="Cambria Math" w:hAnsi="Cambria Math"/>
          </w:rPr>
          <m:t>μ=3%</m:t>
        </m:r>
      </m:oMath>
      <w:r w:rsidR="003526E0">
        <w:rPr>
          <w:rFonts w:hint="eastAsia"/>
        </w:rPr>
        <w:t>，</w:t>
      </w:r>
      <m:oMath>
        <m:r>
          <w:rPr>
            <w:rFonts w:ascii="Cambria Math" w:hAnsi="Cambria Math"/>
          </w:rPr>
          <m:t>σ=15%</m:t>
        </m:r>
      </m:oMath>
      <w:r w:rsidR="003526E0">
        <w:rPr>
          <w:rFonts w:hint="eastAsia"/>
        </w:rPr>
        <w:t>，</w:t>
      </w:r>
      <m:oMath>
        <m:r>
          <w:rPr>
            <w:rFonts w:ascii="Cambria Math" w:hAnsi="Cambria Math"/>
          </w:rPr>
          <m:t>γ=-3%</m:t>
        </m:r>
      </m:oMath>
      <w:r w:rsidR="00E41AB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=π</m:t>
        </m:r>
      </m:oMath>
      <w:r w:rsidR="00E41AB8">
        <w:rPr>
          <w:rFonts w:hint="eastAsia"/>
        </w:rPr>
        <w:t>とする．</w:t>
      </w:r>
    </w:p>
    <w:p w14:paraId="3353D527" w14:textId="0B3CBA9E" w:rsidR="003526E0" w:rsidRDefault="0025459A" w:rsidP="0025459A">
      <w:pPr>
        <w:ind w:firstLineChars="100" w:firstLine="210"/>
        <w:jc w:val="center"/>
      </w:pPr>
      <w:r>
        <w:rPr>
          <w:rFonts w:hint="eastAsia"/>
          <w:noProof/>
        </w:rPr>
        <w:drawing>
          <wp:inline distT="0" distB="0" distL="0" distR="0" wp14:anchorId="2E158C7D" wp14:editId="0996B34B">
            <wp:extent cx="3147217" cy="95413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3160" cy="962001"/>
                    </a:xfrm>
                    <a:prstGeom prst="rect">
                      <a:avLst/>
                    </a:prstGeom>
                    <a:noFill/>
                    <a:ln>
                      <a:noFill/>
                    </a:ln>
                  </pic:spPr>
                </pic:pic>
              </a:graphicData>
            </a:graphic>
          </wp:inline>
        </w:drawing>
      </w:r>
    </w:p>
    <w:p w14:paraId="3EAE0770" w14:textId="77777777" w:rsidR="005A1A7C" w:rsidRDefault="005A1A7C" w:rsidP="00417D3C">
      <w:pPr>
        <w:ind w:firstLineChars="100" w:firstLine="210"/>
      </w:pPr>
    </w:p>
    <w:p w14:paraId="2BEDD8A7" w14:textId="6BD0A746" w:rsidR="003A53DB" w:rsidRDefault="005A1A7C" w:rsidP="005A1A7C">
      <w:r>
        <w:rPr>
          <w:rFonts w:hint="eastAsia"/>
        </w:rPr>
        <w:t>この表より投資家の行動として以下の点があることがわかる．</w:t>
      </w:r>
    </w:p>
    <w:p w14:paraId="19307125" w14:textId="285147F2" w:rsidR="003526E0" w:rsidRPr="00DE3B13" w:rsidRDefault="005A1A7C" w:rsidP="00963946">
      <w:pPr>
        <w:pStyle w:val="a8"/>
        <w:numPr>
          <w:ilvl w:val="0"/>
          <w:numId w:val="10"/>
        </w:numPr>
        <w:ind w:leftChars="0"/>
      </w:pPr>
      <w:r>
        <w:rPr>
          <w:rFonts w:hint="eastAsia"/>
        </w:rPr>
        <w:t>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877BC">
        <w:rPr>
          <w:rFonts w:hint="eastAsia"/>
        </w:rPr>
        <w:t>が</w:t>
      </w:r>
      <m:oMath>
        <m:d>
          <m:dPr>
            <m:ctrlPr>
              <w:rPr>
                <w:rFonts w:ascii="Cambria Math" w:hAnsi="Cambria Math"/>
                <w:i/>
              </w:rPr>
            </m:ctrlPr>
          </m:dPr>
          <m:e>
            <m:r>
              <w:rPr>
                <w:rFonts w:ascii="Cambria Math" w:hAnsi="Cambria Math"/>
              </w:rPr>
              <m:t>T-t</m:t>
            </m:r>
          </m:e>
        </m:d>
      </m:oMath>
      <w:r w:rsidR="005877BC">
        <w:rPr>
          <w:rFonts w:hint="eastAsia"/>
        </w:rPr>
        <w:t>の増加関数であるため投資比率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877BC">
        <w:rPr>
          <w:rFonts w:hint="eastAsia"/>
          <w:iCs/>
        </w:rPr>
        <w:t>は</w:t>
      </w:r>
      <m:oMath>
        <m:r>
          <w:rPr>
            <w:rFonts w:ascii="Cambria Math" w:hAnsi="Cambria Math"/>
          </w:rPr>
          <m:t>T</m:t>
        </m:r>
      </m:oMath>
      <w:r w:rsidR="005877BC">
        <w:rPr>
          <w:rFonts w:hint="eastAsia"/>
          <w:iCs/>
        </w:rPr>
        <w:t>の増加関数となる．これは退職までの時間が長い</w:t>
      </w:r>
      <w:r w:rsidR="00DE3B13">
        <w:rPr>
          <w:rFonts w:hint="eastAsia"/>
          <w:iCs/>
        </w:rPr>
        <w:t>若い労働者の方が投資比率が大きくなることを意味する．</w:t>
      </w:r>
    </w:p>
    <w:p w14:paraId="76EB54CB" w14:textId="39BC00A0" w:rsidR="00617752" w:rsidRPr="0073471D" w:rsidRDefault="00617752" w:rsidP="00963946">
      <w:pPr>
        <w:pStyle w:val="a8"/>
        <w:numPr>
          <w:ilvl w:val="0"/>
          <w:numId w:val="10"/>
        </w:numPr>
        <w:ind w:leftChars="0"/>
      </w:pPr>
      <w:r>
        <w:rPr>
          <w:rFonts w:hint="eastAsia"/>
          <w:iCs/>
        </w:rPr>
        <w:t>初期富</w:t>
      </w:r>
      <m:oMath>
        <m:r>
          <w:rPr>
            <w:rFonts w:ascii="Cambria Math" w:hAnsi="Cambria Math"/>
          </w:rPr>
          <m:t>x</m:t>
        </m:r>
      </m:oMath>
      <w:r>
        <w:rPr>
          <w:rFonts w:hint="eastAsia"/>
          <w:iCs/>
        </w:rPr>
        <w:t>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が大きい場合に投資比率は大きくなる．逆に初期富に比して将来の掛け金合計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が小さい場合に投資比率は小さくなる．これは初期富が大きいほど</w:t>
      </w:r>
      <w:r w:rsidR="00BD5A56">
        <w:rPr>
          <w:rFonts w:hint="eastAsia"/>
          <w:iCs/>
        </w:rPr>
        <w:t>，リスクを避ける傾向があることを意味する．</w:t>
      </w:r>
    </w:p>
    <w:p w14:paraId="3BDF99AE" w14:textId="12583A89" w:rsidR="0073471D" w:rsidRDefault="0025459A" w:rsidP="0025459A">
      <w:pPr>
        <w:ind w:left="420"/>
        <w:jc w:val="center"/>
      </w:pPr>
      <w:r>
        <w:rPr>
          <w:noProof/>
        </w:rPr>
        <w:lastRenderedPageBreak/>
        <w:drawing>
          <wp:inline distT="0" distB="0" distL="0" distR="0" wp14:anchorId="5F90272D" wp14:editId="02052351">
            <wp:extent cx="4103180" cy="145439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65" cy="1458535"/>
                    </a:xfrm>
                    <a:prstGeom prst="rect">
                      <a:avLst/>
                    </a:prstGeom>
                    <a:noFill/>
                    <a:ln>
                      <a:noFill/>
                    </a:ln>
                  </pic:spPr>
                </pic:pic>
              </a:graphicData>
            </a:graphic>
          </wp:inline>
        </w:drawing>
      </w:r>
    </w:p>
    <w:p w14:paraId="11DC519A" w14:textId="4C334B80" w:rsidR="00F410B5" w:rsidRDefault="00F410B5" w:rsidP="00F410B5"/>
    <w:p w14:paraId="57DFECFE" w14:textId="15D10DAD" w:rsidR="00147046" w:rsidRDefault="00F410B5" w:rsidP="00147046">
      <w:pPr>
        <w:ind w:firstLineChars="100" w:firstLine="210"/>
        <w:rPr>
          <w:iCs/>
        </w:rPr>
      </w:pPr>
      <w:r>
        <w:rPr>
          <w:rFonts w:hint="eastAsia"/>
        </w:rPr>
        <w:t>なお，最適投資比率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Pr>
          <w:rFonts w:hint="eastAsia"/>
        </w:rPr>
        <w:t>と</w:t>
      </w:r>
      <w:r>
        <w:rPr>
          <w:rFonts w:hint="eastAsia"/>
          <w:iCs/>
        </w:rPr>
        <w:t>富</w:t>
      </w:r>
      <m:oMath>
        <m:r>
          <w:rPr>
            <w:rFonts w:ascii="Cambria Math" w:hAnsi="Cambria Math"/>
          </w:rPr>
          <m:t>x</m:t>
        </m:r>
      </m:oMath>
      <w:r>
        <w:rPr>
          <w:rFonts w:hint="eastAsia"/>
          <w:iCs/>
        </w:rPr>
        <w:t>の</w:t>
      </w:r>
      <w:r w:rsidR="00147046">
        <w:rPr>
          <w:rFonts w:hint="eastAsia"/>
          <w:iCs/>
        </w:rPr>
        <w:t>比で決まるため，</w:t>
      </w:r>
      <m:oMath>
        <m:r>
          <w:rPr>
            <w:rFonts w:ascii="Cambria Math" w:hAnsi="Cambria Math"/>
          </w:rPr>
          <m:t>π</m:t>
        </m:r>
      </m:oMath>
      <w:r w:rsidR="00147046">
        <w:rPr>
          <w:rFonts w:hint="eastAsia"/>
          <w:iCs/>
        </w:rPr>
        <w:t>と</w:t>
      </w:r>
      <m:oMath>
        <m:r>
          <w:rPr>
            <w:rFonts w:ascii="Cambria Math" w:hAnsi="Cambria Math" w:hint="eastAsia"/>
          </w:rPr>
          <m:t>x</m:t>
        </m:r>
      </m:oMath>
      <w:r w:rsidR="00147046">
        <w:rPr>
          <w:rFonts w:hint="eastAsia"/>
          <w:iCs/>
        </w:rPr>
        <w:t>に同じ値をかけても最適投資比率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147046">
        <w:rPr>
          <w:rFonts w:hint="eastAsia"/>
          <w:iCs/>
        </w:rPr>
        <w:t>の値は変わらない．したがって，</w:t>
      </w:r>
      <m:oMath>
        <m:r>
          <w:rPr>
            <w:rFonts w:ascii="Cambria Math" w:hAnsi="Cambria Math"/>
          </w:rPr>
          <m:t>x=1</m:t>
        </m:r>
      </m:oMath>
      <w:r w:rsidR="004D3DFF">
        <w:rPr>
          <w:rFonts w:hint="eastAsia"/>
          <w:iCs/>
        </w:rPr>
        <w:t>と標準化することが出来る．</w:t>
      </w:r>
    </w:p>
    <w:p w14:paraId="798B7A71" w14:textId="77777777" w:rsidR="004D3DFF" w:rsidRDefault="004D3DFF" w:rsidP="004D3DFF">
      <w:pPr>
        <w:rPr>
          <w:iCs/>
        </w:rPr>
      </w:pPr>
    </w:p>
    <w:p w14:paraId="76E530FE" w14:textId="24024F50" w:rsidR="004D3DFF" w:rsidRPr="00D04D66" w:rsidRDefault="004D3DFF" w:rsidP="004D3DFF">
      <w:pPr>
        <w:pStyle w:val="a8"/>
        <w:numPr>
          <w:ilvl w:val="1"/>
          <w:numId w:val="1"/>
        </w:numPr>
        <w:ind w:leftChars="0"/>
        <w:rPr>
          <w:b/>
          <w:bCs/>
          <w:sz w:val="24"/>
          <w:szCs w:val="28"/>
        </w:rPr>
      </w:pPr>
      <w:bookmarkStart w:id="3" w:name="_Ref95064235"/>
      <w:r>
        <w:rPr>
          <w:rFonts w:hint="eastAsia"/>
          <w:b/>
          <w:bCs/>
          <w:sz w:val="24"/>
          <w:szCs w:val="28"/>
        </w:rPr>
        <w:t>グライドパスの定義</w:t>
      </w:r>
      <w:bookmarkEnd w:id="3"/>
    </w:p>
    <w:p w14:paraId="4667F68E" w14:textId="46C3E180" w:rsidR="00492D8C" w:rsidRDefault="00492D8C" w:rsidP="00492D8C">
      <w:pPr>
        <w:ind w:firstLineChars="100" w:firstLine="210"/>
        <w:rPr>
          <w:iCs/>
        </w:rPr>
      </w:pPr>
      <w:r>
        <w:rPr>
          <w:rFonts w:hint="eastAsia"/>
          <w:iCs/>
        </w:rPr>
        <w:t>ターゲット</w:t>
      </w:r>
      <w:r w:rsidR="008C73D4">
        <w:rPr>
          <w:rFonts w:hint="eastAsia"/>
          <w:iCs/>
        </w:rPr>
        <w:t>デート</w:t>
      </w:r>
      <w:r>
        <w:rPr>
          <w:rFonts w:hint="eastAsia"/>
          <w:iCs/>
        </w:rPr>
        <w:t>ファンドのグライドパスは一般に</w:t>
      </w:r>
      <m:oMath>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,t≤T</m:t>
            </m:r>
          </m:e>
        </m:d>
      </m:oMath>
      <w:r>
        <w:rPr>
          <w:rFonts w:hint="eastAsia"/>
          <w:iCs/>
        </w:rPr>
        <w:t>で定義される．</w:t>
      </w:r>
      <w:r w:rsidR="00351489">
        <w:rPr>
          <w:rFonts w:hint="eastAsia"/>
          <w:iCs/>
        </w:rPr>
        <w:t>このように定義すると以下の図のように一つのパスではなく，複数のパスが定義される．</w:t>
      </w:r>
    </w:p>
    <w:p w14:paraId="50DE5731" w14:textId="2F48B7EB" w:rsidR="00351489" w:rsidRDefault="0025459A" w:rsidP="0025459A">
      <w:pPr>
        <w:ind w:firstLineChars="100" w:firstLine="210"/>
        <w:jc w:val="center"/>
        <w:rPr>
          <w:iCs/>
        </w:rPr>
      </w:pPr>
      <w:r>
        <w:rPr>
          <w:rFonts w:hint="eastAsia"/>
          <w:iCs/>
          <w:noProof/>
        </w:rPr>
        <w:drawing>
          <wp:inline distT="0" distB="0" distL="0" distR="0" wp14:anchorId="4F860876" wp14:editId="398635E6">
            <wp:extent cx="4233809" cy="153019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645" cy="1534114"/>
                    </a:xfrm>
                    <a:prstGeom prst="rect">
                      <a:avLst/>
                    </a:prstGeom>
                    <a:noFill/>
                    <a:ln>
                      <a:noFill/>
                    </a:ln>
                  </pic:spPr>
                </pic:pic>
              </a:graphicData>
            </a:graphic>
          </wp:inline>
        </w:drawing>
      </w:r>
    </w:p>
    <w:p w14:paraId="075DA4B7" w14:textId="71D5FA18" w:rsidR="00351489" w:rsidRDefault="00351489" w:rsidP="00351489">
      <w:pPr>
        <w:rPr>
          <w:iCs/>
        </w:rPr>
      </w:pPr>
      <w:r>
        <w:rPr>
          <w:rFonts w:hint="eastAsia"/>
          <w:iCs/>
        </w:rPr>
        <w:t>したがって，以下のように定義するのが適切である．</w:t>
      </w:r>
    </w:p>
    <w:p w14:paraId="38E84C47" w14:textId="13B5DB69" w:rsidR="00351489" w:rsidRPr="00351489" w:rsidRDefault="008675A7" w:rsidP="00351489">
      <w:pPr>
        <w:rPr>
          <w:i/>
          <w:iCs/>
        </w:rPr>
      </w:pPr>
      <m:oMathPara>
        <m:oMath>
          <m:sSub>
            <m:sSubPr>
              <m:ctrlPr>
                <w:rPr>
                  <w:rFonts w:ascii="Cambria Math" w:hAnsi="Cambria Math"/>
                  <w:i/>
                  <w:iCs/>
                </w:rPr>
              </m:ctrlPr>
            </m:sSubPr>
            <m:e>
              <m:r>
                <w:rPr>
                  <w:rFonts w:ascii="Cambria Math" w:hAnsi="Cambria Math" w:hint="eastAsia"/>
                </w:rPr>
                <m:t>g</m:t>
              </m:r>
              <m:ctrlPr>
                <w:rPr>
                  <w:rFonts w:ascii="Cambria Math" w:hAnsi="Cambria Math" w:hint="eastAsia"/>
                  <w:i/>
                  <w:iCs/>
                </w:rPr>
              </m:ctrlPr>
            </m:e>
            <m:sub>
              <m: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iCs/>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3A93997C" w14:textId="778BE665" w:rsidR="004D3DFF" w:rsidRDefault="004D3DFF" w:rsidP="004D3DFF"/>
    <w:p w14:paraId="6C749F07" w14:textId="396370D4" w:rsidR="00680AD3" w:rsidRDefault="00F43182" w:rsidP="00680AD3">
      <w:pPr>
        <w:ind w:firstLineChars="100" w:firstLine="210"/>
      </w:pPr>
      <w:r>
        <w:rPr>
          <w:rFonts w:hint="eastAsia"/>
        </w:rPr>
        <w:t>金利が0で掛け金が線形</w:t>
      </w:r>
      <m:oMath>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e>
        </m:d>
      </m:oMath>
      <w:r>
        <w:rPr>
          <w:rFonts w:hint="eastAsia"/>
        </w:rPr>
        <w:t>である場合，</w:t>
      </w:r>
      <w:r w:rsidR="00680AD3">
        <w:rPr>
          <w:rFonts w:hint="eastAsia"/>
        </w:rPr>
        <w:t>付録A.</w:t>
      </w:r>
      <w:r w:rsidR="00680AD3">
        <w:t>4</w:t>
      </w:r>
      <w:r w:rsidR="00680AD3">
        <w:rPr>
          <w:rFonts w:hint="eastAsia"/>
        </w:rPr>
        <w:t>より</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80AD3">
        <w:rPr>
          <w:rFonts w:hint="eastAsia"/>
        </w:rPr>
        <w:t>の近似式として以下の式が得られる．</w:t>
      </w:r>
    </w:p>
    <w:p w14:paraId="36EC45B7" w14:textId="2E8B775D" w:rsidR="00680AD3" w:rsidRPr="00680AD3" w:rsidRDefault="008675A7" w:rsidP="00680AD3">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78F0764D" w14:textId="3C0C25EA" w:rsidR="00680AD3" w:rsidRDefault="00680AD3" w:rsidP="00680AD3">
      <w:pPr>
        <w:ind w:firstLineChars="100" w:firstLine="210"/>
      </w:pPr>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は以下のように定義される．</w:t>
      </w:r>
    </w:p>
    <w:p w14:paraId="39175627" w14:textId="646AED41" w:rsidR="00680AD3" w:rsidRPr="00680AD3" w:rsidRDefault="008675A7" w:rsidP="00680AD3">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m:oMath>
      </m:oMathPara>
    </w:p>
    <w:p w14:paraId="22F3143B" w14:textId="27460C9A" w:rsidR="006D51D2" w:rsidRDefault="00294FC0" w:rsidP="006D51D2">
      <w:pPr>
        <w:ind w:firstLineChars="100" w:firstLine="210"/>
      </w:pPr>
      <w:r>
        <w:fldChar w:fldCharType="begin"/>
      </w:r>
      <w:r>
        <w:instrText xml:space="preserve"> </w:instrText>
      </w:r>
      <w:r>
        <w:rPr>
          <w:rFonts w:hint="eastAsia"/>
        </w:rPr>
        <w:instrText>REF _Ref92781883 \h</w:instrText>
      </w:r>
      <w:r>
        <w:instrText xml:space="preserve"> </w:instrText>
      </w:r>
      <w:r>
        <w:fldChar w:fldCharType="separate"/>
      </w:r>
      <w:r>
        <w:t xml:space="preserve">図 </w:t>
      </w:r>
      <w:r>
        <w:rPr>
          <w:noProof/>
        </w:rPr>
        <w:t>4</w:t>
      </w:r>
      <w:r>
        <w:fldChar w:fldCharType="end"/>
      </w:r>
      <w:r w:rsidR="006D51D2">
        <w:rPr>
          <w:rFonts w:hint="eastAsia"/>
        </w:rPr>
        <w:t>ではグライドパスをモンテカルロ法で計算した場合と上述の近似式で計算した場合のグライドパスを記載している</w:t>
      </w:r>
      <w:r w:rsidR="005F55D8">
        <w:rPr>
          <w:rStyle w:val="ac"/>
        </w:rPr>
        <w:footnoteReference w:id="7"/>
      </w:r>
      <w:r w:rsidR="006D51D2">
        <w:rPr>
          <w:rFonts w:hint="eastAsia"/>
        </w:rPr>
        <w:t>．</w:t>
      </w:r>
    </w:p>
    <w:p w14:paraId="43BA7952" w14:textId="77777777" w:rsidR="00294FC0" w:rsidRDefault="0025459A" w:rsidP="00294FC0">
      <w:pPr>
        <w:keepNext/>
        <w:ind w:firstLineChars="100" w:firstLine="210"/>
        <w:jc w:val="center"/>
      </w:pPr>
      <w:r>
        <w:rPr>
          <w:rFonts w:hint="eastAsia"/>
          <w:noProof/>
        </w:rPr>
        <w:lastRenderedPageBreak/>
        <w:drawing>
          <wp:inline distT="0" distB="0" distL="0" distR="0" wp14:anchorId="6D79C75C" wp14:editId="4E86803A">
            <wp:extent cx="3843913" cy="2771775"/>
            <wp:effectExtent l="0" t="0" r="444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489" cy="2785891"/>
                    </a:xfrm>
                    <a:prstGeom prst="rect">
                      <a:avLst/>
                    </a:prstGeom>
                    <a:noFill/>
                    <a:ln>
                      <a:noFill/>
                    </a:ln>
                  </pic:spPr>
                </pic:pic>
              </a:graphicData>
            </a:graphic>
          </wp:inline>
        </w:drawing>
      </w:r>
    </w:p>
    <w:p w14:paraId="7E877C93" w14:textId="4D6E2A51" w:rsidR="002E0A29" w:rsidRDefault="00294FC0" w:rsidP="00294FC0">
      <w:pPr>
        <w:pStyle w:val="a9"/>
        <w:jc w:val="center"/>
      </w:pPr>
      <w:bookmarkStart w:id="4" w:name="_Ref92781883"/>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4</w:t>
      </w:r>
      <w:r w:rsidR="008675A7">
        <w:rPr>
          <w:noProof/>
        </w:rPr>
        <w:fldChar w:fldCharType="end"/>
      </w:r>
      <w:bookmarkEnd w:id="4"/>
      <w:r>
        <w:rPr>
          <w:rFonts w:hint="eastAsia"/>
        </w:rPr>
        <w:t xml:space="preserve">　グライドパスのシミュレーション結果</w:t>
      </w:r>
    </w:p>
    <w:p w14:paraId="32DC6202" w14:textId="4BA8A9F0" w:rsidR="002E0A29" w:rsidRDefault="002E0A29" w:rsidP="006D51D2">
      <w:pPr>
        <w:ind w:firstLineChars="100" w:firstLine="210"/>
      </w:pPr>
    </w:p>
    <w:p w14:paraId="208C3368" w14:textId="30FC272D" w:rsidR="002E0A29" w:rsidRDefault="002E0A29" w:rsidP="006D51D2">
      <w:pPr>
        <w:ind w:firstLineChars="100" w:firstLine="210"/>
      </w:pPr>
      <w:r>
        <w:rPr>
          <w:rFonts w:hint="eastAsia"/>
        </w:rPr>
        <w:t>グライドパスは将来の掛け金に依存する．</w:t>
      </w:r>
      <w:r w:rsidR="006662BB">
        <w:fldChar w:fldCharType="begin"/>
      </w:r>
      <w:r w:rsidR="006662BB">
        <w:instrText xml:space="preserve"> </w:instrText>
      </w:r>
      <w:r w:rsidR="006662BB">
        <w:rPr>
          <w:rFonts w:hint="eastAsia"/>
        </w:rPr>
        <w:instrText>REF _Ref92782736 \h</w:instrText>
      </w:r>
      <w:r w:rsidR="006662BB">
        <w:instrText xml:space="preserve"> </w:instrText>
      </w:r>
      <w:r w:rsidR="006662BB">
        <w:fldChar w:fldCharType="separate"/>
      </w:r>
      <w:r w:rsidR="006662BB">
        <w:t xml:space="preserve">図 </w:t>
      </w:r>
      <w:r w:rsidR="006662BB">
        <w:rPr>
          <w:noProof/>
        </w:rPr>
        <w:t>5</w:t>
      </w:r>
      <w:r w:rsidR="006662BB">
        <w:fldChar w:fldCharType="end"/>
      </w:r>
      <w:r>
        <w:rPr>
          <w:rFonts w:hint="eastAsia"/>
        </w:rPr>
        <w:t>では２パターンの掛け金に対応したグライドパスを記載している．左側のグライド</w:t>
      </w:r>
      <w:r w:rsidR="00D615B1">
        <w:rPr>
          <w:rFonts w:hint="eastAsia"/>
        </w:rPr>
        <w:t>パス</w:t>
      </w:r>
      <w:r>
        <w:rPr>
          <w:rFonts w:hint="eastAsia"/>
        </w:rPr>
        <w:t>については０年～1</w:t>
      </w:r>
      <w:r>
        <w:t>0</w:t>
      </w:r>
      <w:r>
        <w:rPr>
          <w:rFonts w:hint="eastAsia"/>
        </w:rPr>
        <w:t>年まで掛け金を支払わないため，グライドパスもこの間は殆ど一定になっている．また，右側のように</w:t>
      </w:r>
      <w:r w:rsidR="00203EF9">
        <w:rPr>
          <w:rFonts w:hint="eastAsia"/>
        </w:rPr>
        <w:t>掛け金が単調増加ではない場合についてはグライドパスはより複雑になる．なお，この場合，リスク資産への投資比率は1</w:t>
      </w:r>
      <w:r w:rsidR="00203EF9">
        <w:t>00</w:t>
      </w:r>
      <w:r w:rsidR="00203EF9">
        <w:rPr>
          <w:rFonts w:hint="eastAsia"/>
        </w:rPr>
        <w:t>％以上となり，初期時点でレバレッジをしている．</w:t>
      </w:r>
    </w:p>
    <w:p w14:paraId="2C499331" w14:textId="77777777" w:rsidR="00D615B1" w:rsidRDefault="00D615B1" w:rsidP="00D615B1">
      <w:pPr>
        <w:keepNext/>
        <w:jc w:val="center"/>
      </w:pPr>
      <w:r>
        <w:rPr>
          <w:iCs/>
          <w:noProof/>
        </w:rPr>
        <w:drawing>
          <wp:inline distT="0" distB="0" distL="0" distR="0" wp14:anchorId="015E05BE" wp14:editId="00B782CD">
            <wp:extent cx="3810000" cy="2700961"/>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533" cy="2705593"/>
                    </a:xfrm>
                    <a:prstGeom prst="rect">
                      <a:avLst/>
                    </a:prstGeom>
                    <a:noFill/>
                    <a:ln>
                      <a:noFill/>
                    </a:ln>
                  </pic:spPr>
                </pic:pic>
              </a:graphicData>
            </a:graphic>
          </wp:inline>
        </w:drawing>
      </w:r>
    </w:p>
    <w:p w14:paraId="059B9494" w14:textId="754AD4BD" w:rsidR="00203EF9" w:rsidRDefault="00D615B1" w:rsidP="00D615B1">
      <w:pPr>
        <w:pStyle w:val="a9"/>
        <w:jc w:val="center"/>
      </w:pPr>
      <w:bookmarkStart w:id="5" w:name="_Ref92782736"/>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5</w:t>
      </w:r>
      <w:r w:rsidR="008675A7">
        <w:rPr>
          <w:noProof/>
        </w:rPr>
        <w:fldChar w:fldCharType="end"/>
      </w:r>
      <w:bookmarkEnd w:id="5"/>
      <w:r>
        <w:rPr>
          <w:rFonts w:hint="eastAsia"/>
        </w:rPr>
        <w:t xml:space="preserve">　掛け金とそれに対応するグライドパス</w:t>
      </w:r>
    </w:p>
    <w:p w14:paraId="05184894" w14:textId="77777777" w:rsidR="00D615B1" w:rsidRPr="00D615B1" w:rsidRDefault="00D615B1" w:rsidP="00D615B1"/>
    <w:p w14:paraId="3E8CBF4B" w14:textId="386070F1" w:rsidR="00203EF9" w:rsidRPr="00203EF9" w:rsidRDefault="00203EF9" w:rsidP="00203EF9">
      <w:pPr>
        <w:pStyle w:val="a8"/>
        <w:numPr>
          <w:ilvl w:val="1"/>
          <w:numId w:val="1"/>
        </w:numPr>
        <w:ind w:leftChars="0"/>
        <w:rPr>
          <w:b/>
          <w:bCs/>
          <w:sz w:val="24"/>
          <w:szCs w:val="28"/>
        </w:rPr>
      </w:pPr>
      <w:r>
        <w:rPr>
          <w:rFonts w:hint="eastAsia"/>
          <w:b/>
          <w:bCs/>
          <w:sz w:val="24"/>
          <w:szCs w:val="28"/>
        </w:rPr>
        <w:t>不確実性の導入</w:t>
      </w:r>
    </w:p>
    <w:p w14:paraId="068B1164" w14:textId="2E31B814" w:rsidR="00203EF9" w:rsidRDefault="009A055B" w:rsidP="006D51D2">
      <w:pPr>
        <w:ind w:firstLineChars="100" w:firstLine="210"/>
      </w:pPr>
      <w:r>
        <w:rPr>
          <w:rFonts w:hint="eastAsia"/>
        </w:rPr>
        <w:t>本節では以下の数値を前提として計算を行う．</w:t>
      </w:r>
    </w:p>
    <w:tbl>
      <w:tblPr>
        <w:tblStyle w:val="a7"/>
        <w:tblW w:w="0" w:type="auto"/>
        <w:tblInd w:w="3917" w:type="dxa"/>
        <w:tblLook w:val="04A0" w:firstRow="1" w:lastRow="0" w:firstColumn="1" w:lastColumn="0" w:noHBand="0" w:noVBand="1"/>
      </w:tblPr>
      <w:tblGrid>
        <w:gridCol w:w="410"/>
        <w:gridCol w:w="838"/>
        <w:gridCol w:w="512"/>
        <w:gridCol w:w="1168"/>
      </w:tblGrid>
      <w:tr w:rsidR="00D84ADE" w14:paraId="5BE54910" w14:textId="3BB1088B" w:rsidTr="00D84ADE">
        <w:trPr>
          <w:trHeight w:val="315"/>
        </w:trPr>
        <w:tc>
          <w:tcPr>
            <w:tcW w:w="410" w:type="dxa"/>
          </w:tcPr>
          <w:p w14:paraId="458BE6F6" w14:textId="66EABEBF" w:rsidR="00D84ADE" w:rsidRPr="00D84ADE" w:rsidRDefault="008675A7" w:rsidP="00D84AD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oMath>
            </m:oMathPara>
          </w:p>
        </w:tc>
        <w:tc>
          <w:tcPr>
            <w:tcW w:w="838" w:type="dxa"/>
          </w:tcPr>
          <w:p w14:paraId="23284B81" w14:textId="23301B15" w:rsidR="00D84ADE" w:rsidRDefault="00D84ADE" w:rsidP="00D84ADE">
            <w:r>
              <w:rPr>
                <w:rFonts w:hint="eastAsia"/>
              </w:rPr>
              <w:t>3</w:t>
            </w:r>
            <w:r>
              <w:t>%</w:t>
            </w:r>
          </w:p>
        </w:tc>
        <w:tc>
          <w:tcPr>
            <w:tcW w:w="508" w:type="dxa"/>
          </w:tcPr>
          <w:p w14:paraId="11A18C73" w14:textId="758C7AD4" w:rsidR="00D84ADE" w:rsidRDefault="008675A7" w:rsidP="00D84ADE">
            <w:pPr>
              <w:widowControl/>
              <w:jc w:val="left"/>
            </w:pPr>
            <m:oMathPara>
              <m:oMath>
                <m:sSub>
                  <m:sSubPr>
                    <m:ctrlPr>
                      <w:rPr>
                        <w:rFonts w:ascii="Cambria Math" w:hAnsi="Cambria Math"/>
                        <w:i/>
                      </w:rPr>
                    </m:ctrlPr>
                  </m:sSubPr>
                  <m:e>
                    <m:r>
                      <w:rPr>
                        <w:rFonts w:ascii="Cambria Math" w:hAnsi="Cambria Math"/>
                      </w:rPr>
                      <m:t>ζ</m:t>
                    </m:r>
                  </m:e>
                  <m:sub>
                    <m:r>
                      <w:rPr>
                        <w:rFonts w:ascii="Cambria Math" w:hAnsi="Cambria Math"/>
                      </w:rPr>
                      <m:t>t</m:t>
                    </m:r>
                  </m:sub>
                </m:sSub>
              </m:oMath>
            </m:oMathPara>
          </w:p>
        </w:tc>
        <w:tc>
          <w:tcPr>
            <w:tcW w:w="1168" w:type="dxa"/>
          </w:tcPr>
          <w:p w14:paraId="7D95C3FB" w14:textId="29510097" w:rsidR="00D84ADE" w:rsidRDefault="00D84ADE" w:rsidP="00D84ADE">
            <w:pPr>
              <w:widowControl/>
              <w:jc w:val="left"/>
            </w:pPr>
            <w:r>
              <w:rPr>
                <w:rFonts w:hint="eastAsia"/>
              </w:rPr>
              <w:t>3</w:t>
            </w:r>
            <w:r>
              <w:t>%</w:t>
            </w:r>
          </w:p>
        </w:tc>
      </w:tr>
      <w:tr w:rsidR="00D84ADE" w14:paraId="6DF3CCF6" w14:textId="23907826" w:rsidTr="00D84ADE">
        <w:trPr>
          <w:trHeight w:val="306"/>
        </w:trPr>
        <w:tc>
          <w:tcPr>
            <w:tcW w:w="410" w:type="dxa"/>
          </w:tcPr>
          <w:p w14:paraId="0630C34F" w14:textId="398042F4" w:rsidR="00D84ADE" w:rsidRDefault="008675A7" w:rsidP="00D84ADE">
            <m:oMathPara>
              <m:oMath>
                <m:sSub>
                  <m:sSubPr>
                    <m:ctrlPr>
                      <w:rPr>
                        <w:rFonts w:ascii="Cambria Math" w:hAnsi="Cambria Math"/>
                        <w:i/>
                      </w:rPr>
                    </m:ctrlPr>
                  </m:sSubPr>
                  <m:e>
                    <m:r>
                      <w:rPr>
                        <w:rFonts w:ascii="Cambria Math" w:hAnsi="Cambria Math"/>
                      </w:rPr>
                      <m:t>σ</m:t>
                    </m:r>
                  </m:e>
                  <m:sub>
                    <m:r>
                      <w:rPr>
                        <w:rFonts w:ascii="Cambria Math" w:hAnsi="Cambria Math"/>
                      </w:rPr>
                      <m:t>t</m:t>
                    </m:r>
                  </m:sub>
                </m:sSub>
              </m:oMath>
            </m:oMathPara>
          </w:p>
        </w:tc>
        <w:tc>
          <w:tcPr>
            <w:tcW w:w="838" w:type="dxa"/>
          </w:tcPr>
          <w:p w14:paraId="17C14EAC" w14:textId="46188EE6" w:rsidR="00D84ADE" w:rsidRDefault="00D84ADE" w:rsidP="00D84ADE">
            <w:r>
              <w:rPr>
                <w:rFonts w:hint="eastAsia"/>
              </w:rPr>
              <w:t>1</w:t>
            </w:r>
            <w:r>
              <w:t>5</w:t>
            </w:r>
            <w:r>
              <w:rPr>
                <w:rFonts w:hint="eastAsia"/>
              </w:rPr>
              <w:t>%</w:t>
            </w:r>
          </w:p>
        </w:tc>
        <w:tc>
          <w:tcPr>
            <w:tcW w:w="508" w:type="dxa"/>
          </w:tcPr>
          <w:p w14:paraId="785E14BB" w14:textId="706E0A41" w:rsidR="00D84ADE" w:rsidRDefault="008675A7" w:rsidP="00D84ADE">
            <w:pPr>
              <w:widowControl/>
              <w:jc w:val="left"/>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1168" w:type="dxa"/>
          </w:tcPr>
          <w:p w14:paraId="4C4E3C59" w14:textId="488C5D58" w:rsidR="00D84ADE" w:rsidRDefault="00D84ADE" w:rsidP="00D84ADE">
            <w:pPr>
              <w:widowControl/>
              <w:jc w:val="left"/>
            </w:pPr>
            <w:r>
              <w:rPr>
                <w:rFonts w:hint="eastAsia"/>
              </w:rPr>
              <w:t>1</w:t>
            </w:r>
            <w:r>
              <w:t>%</w:t>
            </w:r>
          </w:p>
        </w:tc>
      </w:tr>
      <w:tr w:rsidR="00D84ADE" w14:paraId="6243B309" w14:textId="4BE5CB04" w:rsidTr="00D84ADE">
        <w:trPr>
          <w:trHeight w:val="315"/>
        </w:trPr>
        <w:tc>
          <w:tcPr>
            <w:tcW w:w="410" w:type="dxa"/>
          </w:tcPr>
          <w:p w14:paraId="3D0AE736" w14:textId="0D4A0DF5" w:rsidR="00D84ADE" w:rsidRDefault="008675A7" w:rsidP="00D84ADE">
            <m:oMathPara>
              <m:oMath>
                <m:sSub>
                  <m:sSubPr>
                    <m:ctrlPr>
                      <w:rPr>
                        <w:rFonts w:ascii="Cambria Math" w:hAnsi="Cambria Math"/>
                        <w:i/>
                      </w:rPr>
                    </m:ctrlPr>
                  </m:sSubPr>
                  <m:e>
                    <m:r>
                      <w:rPr>
                        <w:rFonts w:ascii="Cambria Math" w:hAnsi="Cambria Math"/>
                      </w:rPr>
                      <m:t>θ</m:t>
                    </m:r>
                  </m:e>
                  <m:sub>
                    <m:r>
                      <w:rPr>
                        <w:rFonts w:ascii="Cambria Math" w:hAnsi="Cambria Math"/>
                      </w:rPr>
                      <m:t>t</m:t>
                    </m:r>
                  </m:sub>
                </m:sSub>
              </m:oMath>
            </m:oMathPara>
          </w:p>
        </w:tc>
        <w:tc>
          <w:tcPr>
            <w:tcW w:w="838" w:type="dxa"/>
          </w:tcPr>
          <w:p w14:paraId="6654E78B" w14:textId="372EE286" w:rsidR="00D84ADE" w:rsidRDefault="00D84ADE" w:rsidP="00D84ADE">
            <w:r>
              <w:rPr>
                <w:rFonts w:hint="eastAsia"/>
              </w:rPr>
              <w:t>0</w:t>
            </w:r>
          </w:p>
        </w:tc>
        <w:tc>
          <w:tcPr>
            <w:tcW w:w="508" w:type="dxa"/>
          </w:tcPr>
          <w:p w14:paraId="49AA2E52" w14:textId="7BF87C8D" w:rsidR="00D84ADE" w:rsidRDefault="008675A7" w:rsidP="00D84ADE">
            <w:pPr>
              <w:widowControl/>
              <w:jc w:val="left"/>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m:oMathPara>
          </w:p>
        </w:tc>
        <w:tc>
          <w:tcPr>
            <w:tcW w:w="1168" w:type="dxa"/>
          </w:tcPr>
          <w:p w14:paraId="20BFDFC6" w14:textId="06CF3452" w:rsidR="00D84ADE" w:rsidRDefault="00D84ADE" w:rsidP="00D84ADE">
            <w:pPr>
              <w:widowControl/>
              <w:jc w:val="left"/>
            </w:pPr>
            <w:r>
              <w:rPr>
                <w:rFonts w:hint="eastAsia"/>
              </w:rPr>
              <w:t>0</w:t>
            </w:r>
          </w:p>
        </w:tc>
      </w:tr>
    </w:tbl>
    <w:p w14:paraId="0A294E04" w14:textId="779BFD83" w:rsidR="00D84ADE" w:rsidRDefault="00D84ADE" w:rsidP="00D84ADE">
      <w:r>
        <w:rPr>
          <w:rFonts w:hint="eastAsia"/>
        </w:rPr>
        <w:t>また，全ての相関を0とし，効用関数として</w:t>
      </w:r>
      <m:oMath>
        <m:r>
          <w:rPr>
            <w:rFonts w:ascii="Cambria Math" w:hAnsi="Cambria Math"/>
          </w:rPr>
          <m:t>γ=-3</m:t>
        </m:r>
      </m:oMath>
      <w:r>
        <w:rPr>
          <w:rFonts w:hint="eastAsia"/>
        </w:rPr>
        <w:t>のCRRA型効用関数を用いる．</w:t>
      </w:r>
    </w:p>
    <w:p w14:paraId="365988EB" w14:textId="23E682CE" w:rsidR="00D84ADE" w:rsidRDefault="00D84ADE" w:rsidP="00D84ADE"/>
    <w:p w14:paraId="51758649" w14:textId="0ABE979F" w:rsidR="0093710A" w:rsidRDefault="00C962A1" w:rsidP="0093710A">
      <w:pPr>
        <w:ind w:firstLineChars="100" w:firstLine="210"/>
      </w:pPr>
      <w:r>
        <w:rPr>
          <w:rFonts w:hint="eastAsia"/>
        </w:rPr>
        <w:t>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の推計をINSEEよる調査をもとに推計し，</w:t>
      </w:r>
      <w:r w:rsidR="00D615B1">
        <w:fldChar w:fldCharType="begin"/>
      </w:r>
      <w:r w:rsidR="00D615B1">
        <w:instrText xml:space="preserve"> </w:instrText>
      </w:r>
      <w:r w:rsidR="00D615B1">
        <w:rPr>
          <w:rFonts w:hint="eastAsia"/>
        </w:rPr>
        <w:instrText>REF _Ref92782083 \h</w:instrText>
      </w:r>
      <w:r w:rsidR="00D615B1">
        <w:instrText xml:space="preserve"> </w:instrText>
      </w:r>
      <w:r w:rsidR="00D615B1">
        <w:fldChar w:fldCharType="separate"/>
      </w:r>
      <w:r w:rsidR="00D615B1">
        <w:t xml:space="preserve">図 </w:t>
      </w:r>
      <w:r w:rsidR="00D615B1">
        <w:rPr>
          <w:noProof/>
        </w:rPr>
        <w:t>6</w:t>
      </w:r>
      <w:r w:rsidR="00D615B1">
        <w:fldChar w:fldCharType="end"/>
      </w:r>
      <w:r>
        <w:rPr>
          <w:rFonts w:hint="eastAsia"/>
        </w:rPr>
        <w:t>の結果を得た．まず左上のグラフは</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Pr>
          <w:rFonts w:hint="eastAsia"/>
        </w:rPr>
        <w:t>を表し，右上のグラフはひと月の掛け金額を表す．</w:t>
      </w:r>
      <w:r w:rsidR="00C41214">
        <w:rPr>
          <w:rFonts w:hint="eastAsia"/>
        </w:rPr>
        <w:t>ひと月の掛け金は平均して約1</w:t>
      </w:r>
      <w:r w:rsidR="00C41214">
        <w:t>650</w:t>
      </w:r>
      <w:r w:rsidR="00C41214">
        <w:rPr>
          <w:rFonts w:hint="eastAsia"/>
        </w:rPr>
        <w:t>ドルであり，最大値は1</w:t>
      </w:r>
      <w:r w:rsidR="00C41214">
        <w:t>900</w:t>
      </w:r>
      <w:r w:rsidR="00C41214">
        <w:rPr>
          <w:rFonts w:hint="eastAsia"/>
        </w:rPr>
        <w:t>ドル，最小値は</w:t>
      </w:r>
      <w:r w:rsidR="00C41214">
        <w:rPr>
          <w:rFonts w:hint="eastAsia"/>
        </w:rPr>
        <w:lastRenderedPageBreak/>
        <w:t>8</w:t>
      </w:r>
      <w:r w:rsidR="00C41214">
        <w:t>80</w:t>
      </w:r>
      <w:r w:rsidR="00C41214">
        <w:rPr>
          <w:rFonts w:hint="eastAsia"/>
        </w:rPr>
        <w:t>ドルである．</w:t>
      </w:r>
      <w:r w:rsidR="0093710A">
        <w:rPr>
          <w:rFonts w:hint="eastAsia"/>
        </w:rPr>
        <w:t>左下のグラフは</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の確率密度を表し，時刻</w:t>
      </w:r>
      <m:oMath>
        <m:r>
          <w:rPr>
            <w:rFonts w:ascii="Cambria Math" w:hAnsi="Cambria Math"/>
          </w:rPr>
          <m:t>t</m:t>
        </m:r>
      </m:oMath>
      <w:r w:rsidR="0093710A">
        <w:rPr>
          <w:rFonts w:hint="eastAsia"/>
        </w:rPr>
        <w:t>とともに</w:t>
      </w:r>
      <w:r w:rsidR="005A6375">
        <w:rPr>
          <w:rFonts w:hint="eastAsia"/>
        </w:rPr>
        <w:t>不確実性が増すため，</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の分散</w:t>
      </w:r>
      <w:r w:rsidR="005A6375">
        <w:rPr>
          <w:rFonts w:hint="eastAsia"/>
        </w:rPr>
        <w:t>も</w:t>
      </w:r>
      <w:r w:rsidR="0093710A">
        <w:rPr>
          <w:rFonts w:hint="eastAsia"/>
        </w:rPr>
        <w:t>増加している．</w:t>
      </w:r>
      <w:r w:rsidR="005A6375">
        <w:rPr>
          <w:rFonts w:hint="eastAsia"/>
        </w:rPr>
        <w:t>最後に右下のグラフは</w:t>
      </w:r>
      <m:oMath>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A6375">
        <w:rPr>
          <w:rFonts w:hint="eastAsia"/>
        </w:rPr>
        <w:t>の分位点のグラフを表す．</w:t>
      </w:r>
    </w:p>
    <w:p w14:paraId="6CF81F73" w14:textId="77777777" w:rsidR="00D615B1" w:rsidRDefault="0025459A" w:rsidP="00D615B1">
      <w:pPr>
        <w:keepNext/>
        <w:ind w:firstLineChars="100" w:firstLine="210"/>
        <w:jc w:val="center"/>
      </w:pPr>
      <w:r>
        <w:rPr>
          <w:rFonts w:hint="eastAsia"/>
          <w:noProof/>
        </w:rPr>
        <w:drawing>
          <wp:inline distT="0" distB="0" distL="0" distR="0" wp14:anchorId="382A0781" wp14:editId="3CFE7103">
            <wp:extent cx="3630822" cy="2559305"/>
            <wp:effectExtent l="0" t="0" r="825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62" cy="2565184"/>
                    </a:xfrm>
                    <a:prstGeom prst="rect">
                      <a:avLst/>
                    </a:prstGeom>
                    <a:noFill/>
                    <a:ln>
                      <a:noFill/>
                    </a:ln>
                  </pic:spPr>
                </pic:pic>
              </a:graphicData>
            </a:graphic>
          </wp:inline>
        </w:drawing>
      </w:r>
    </w:p>
    <w:p w14:paraId="014AE949" w14:textId="5B65A1FD" w:rsidR="005A6375" w:rsidRDefault="00D615B1" w:rsidP="00D615B1">
      <w:pPr>
        <w:pStyle w:val="a9"/>
        <w:jc w:val="center"/>
      </w:pPr>
      <w:bookmarkStart w:id="6" w:name="_Ref92782083"/>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6</w:t>
      </w:r>
      <w:r w:rsidR="008675A7">
        <w:rPr>
          <w:noProof/>
        </w:rPr>
        <w:fldChar w:fldCharType="end"/>
      </w:r>
      <w:bookmarkEnd w:id="6"/>
      <w:r>
        <w:rPr>
          <w:rFonts w:hint="eastAsia"/>
        </w:rPr>
        <w:t xml:space="preserve">　掛け金及び関数</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Pr>
          <w:rFonts w:hint="eastAsia"/>
        </w:rPr>
        <w:t>のグラフ</w:t>
      </w:r>
    </w:p>
    <w:p w14:paraId="7A3CC7B2" w14:textId="08C5F52C" w:rsidR="005A6375" w:rsidRDefault="005A6375" w:rsidP="005A6375"/>
    <w:p w14:paraId="2FE9636A" w14:textId="2C132C0C" w:rsidR="00F30920" w:rsidRDefault="00F30920" w:rsidP="00F30920">
      <w:pPr>
        <w:ind w:firstLineChars="100" w:firstLine="210"/>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は時刻</w:t>
      </w:r>
      <m:oMath>
        <m:r>
          <w:rPr>
            <w:rFonts w:ascii="Cambria Math" w:hAnsi="Cambria Math"/>
          </w:rPr>
          <m:t>t</m:t>
        </m:r>
      </m:oMath>
      <w:r>
        <w:rPr>
          <w:rFonts w:hint="eastAsia"/>
        </w:rPr>
        <w:t>，富</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E5C56">
        <w:rPr>
          <w:rFonts w:hint="eastAsia"/>
        </w:rPr>
        <w:t>，経済的な不確実性</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7E5C56">
        <w:rPr>
          <w:rFonts w:hint="eastAsia"/>
        </w:rPr>
        <w:t>の3つの状態変数に依存するため複雑になる．</w:t>
      </w:r>
      <w:r w:rsidR="00DD3088">
        <w:rPr>
          <w:rFonts w:hint="eastAsia"/>
        </w:rPr>
        <w:t>したがって次のグライドパスを計算することが望ましい．</w:t>
      </w:r>
    </w:p>
    <w:p w14:paraId="768D82A7" w14:textId="6A191861" w:rsidR="00DD3088" w:rsidRPr="00DD3088" w:rsidRDefault="008675A7" w:rsidP="00F30920">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d>
                <m:dPr>
                  <m:begChr m:val=""/>
                  <m:endChr m:val="|"/>
                  <m:ctrlPr>
                    <w:rPr>
                      <w:rFonts w:ascii="Cambria Math" w:hAnsi="Cambria Math"/>
                      <w:i/>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e>
          </m:d>
        </m:oMath>
      </m:oMathPara>
    </w:p>
    <w:p w14:paraId="5FC93E38" w14:textId="68C486F5" w:rsidR="00DD3088" w:rsidRDefault="00DD3088" w:rsidP="00DD3088">
      <w:pPr>
        <w:rPr>
          <w:iCs/>
        </w:rPr>
      </w:pPr>
      <w:r>
        <w:rPr>
          <w:rFonts w:hint="eastAsia"/>
        </w:rPr>
        <w:t>説明のため，本節では</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=10000</m:t>
        </m:r>
        <m:r>
          <m:rPr>
            <m:sty m:val="p"/>
          </m:rPr>
          <w:rPr>
            <w:rFonts w:ascii="Cambria Math" w:hAnsi="Cambria Math"/>
          </w:rPr>
          <m:t>USD</m:t>
        </m:r>
      </m:oMath>
      <w:r>
        <w:rPr>
          <w:rFonts w:hint="eastAsia"/>
          <w:iCs/>
        </w:rPr>
        <w:t>，</w:t>
      </w:r>
      <m:oMath>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=1</m:t>
        </m:r>
      </m:oMath>
      <w:r w:rsidR="001D2ADC">
        <w:rPr>
          <w:rFonts w:hint="eastAsia"/>
          <w:iCs/>
        </w:rPr>
        <w:t>とする．</w:t>
      </w:r>
    </w:p>
    <w:p w14:paraId="2B7014EB" w14:textId="02CAD1C5" w:rsidR="00045603" w:rsidRDefault="001D2ADC" w:rsidP="00045603">
      <w:pPr>
        <w:ind w:firstLineChars="100" w:firstLine="210"/>
        <w:rPr>
          <w:iCs/>
        </w:rPr>
      </w:pPr>
      <w:r>
        <w:rPr>
          <w:rFonts w:hint="eastAsia"/>
          <w:iCs/>
        </w:rPr>
        <w:t>以上の設定の下で</w:t>
      </w:r>
      <w:r w:rsidR="00D615B1">
        <w:rPr>
          <w:iCs/>
        </w:rPr>
        <w:fldChar w:fldCharType="begin"/>
      </w:r>
      <w:r w:rsidR="00D615B1">
        <w:rPr>
          <w:iCs/>
        </w:rPr>
        <w:instrText xml:space="preserve"> </w:instrText>
      </w:r>
      <w:r w:rsidR="00D615B1">
        <w:rPr>
          <w:rFonts w:hint="eastAsia"/>
          <w:iCs/>
        </w:rPr>
        <w:instrText>REF _Ref92782117 \h</w:instrText>
      </w:r>
      <w:r w:rsidR="00D615B1">
        <w:rPr>
          <w:iCs/>
        </w:rPr>
        <w:instrText xml:space="preserve"> </w:instrText>
      </w:r>
      <w:r w:rsidR="00D615B1">
        <w:rPr>
          <w:iCs/>
        </w:rPr>
      </w:r>
      <w:r w:rsidR="00D615B1">
        <w:rPr>
          <w:iCs/>
        </w:rPr>
        <w:fldChar w:fldCharType="separate"/>
      </w:r>
      <w:r w:rsidR="00D615B1">
        <w:t xml:space="preserve">図 </w:t>
      </w:r>
      <w:r w:rsidR="00D615B1">
        <w:rPr>
          <w:noProof/>
        </w:rPr>
        <w:t>7</w:t>
      </w:r>
      <w:r w:rsidR="00D615B1">
        <w:rPr>
          <w:iCs/>
        </w:rPr>
        <w:fldChar w:fldCharType="end"/>
      </w:r>
      <w:r>
        <w:rPr>
          <w:rFonts w:hint="eastAsia"/>
          <w:iCs/>
        </w:rPr>
        <w:t>における右上のグライドパスが得られる．</w:t>
      </w:r>
      <w:r w:rsidR="00045603">
        <w:rPr>
          <w:rFonts w:hint="eastAsia"/>
          <w:iCs/>
        </w:rPr>
        <w:t>典型的なグライドパスと似た特徴を持つことがわかる．ただし，今回の試算の場合，初期富が1</w:t>
      </w:r>
      <w:r w:rsidR="00045603">
        <w:rPr>
          <w:iCs/>
        </w:rPr>
        <w:t>0000</w:t>
      </w:r>
      <w:r w:rsidR="00045603">
        <w:rPr>
          <w:rFonts w:hint="eastAsia"/>
          <w:iCs/>
        </w:rPr>
        <w:t>USDなのに対し，将来の平均的な掛け金合計が8</w:t>
      </w:r>
      <w:r w:rsidR="00045603">
        <w:rPr>
          <w:iCs/>
        </w:rPr>
        <w:t>00000USD</w:t>
      </w:r>
      <w:r w:rsidR="00045603">
        <w:rPr>
          <w:rFonts w:hint="eastAsia"/>
          <w:iCs/>
        </w:rPr>
        <w:t>と比較的大きい．そのため初期富が例えば5</w:t>
      </w:r>
      <w:r w:rsidR="00045603">
        <w:rPr>
          <w:iCs/>
        </w:rPr>
        <w:t>00000USD</w:t>
      </w:r>
      <w:r w:rsidR="00045603">
        <w:rPr>
          <w:rFonts w:hint="eastAsia"/>
          <w:iCs/>
        </w:rPr>
        <w:t>となり，将来の平均的な掛け金合計と近い値になればグライドパスの様相も異なることに注意が必要である．</w:t>
      </w:r>
    </w:p>
    <w:p w14:paraId="7F049515" w14:textId="0AFD003E" w:rsidR="00045603" w:rsidRDefault="00045603" w:rsidP="00045603">
      <w:pPr>
        <w:ind w:firstLineChars="100" w:firstLine="210"/>
        <w:rPr>
          <w:iCs/>
        </w:rPr>
      </w:pPr>
      <w:r>
        <w:rPr>
          <w:rFonts w:hint="eastAsia"/>
          <w:iCs/>
        </w:rPr>
        <w:t>右上のグラフでは</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を</w:t>
      </w:r>
      <w:r w:rsidR="00EE322E">
        <w:rPr>
          <w:rFonts w:hint="eastAsia"/>
          <w:iCs/>
        </w:rPr>
        <w:t>変動させたときにグライドパスがどのように変動するかを表している．不確実性が大きいほうがリスク資産への投資比率は小さくなることがわかる．</w:t>
      </w:r>
    </w:p>
    <w:p w14:paraId="26FEFB4E" w14:textId="576F040F" w:rsidR="00304A95" w:rsidRDefault="00304A95" w:rsidP="00045603">
      <w:pPr>
        <w:ind w:firstLineChars="100" w:firstLine="210"/>
        <w:rPr>
          <w:iCs/>
        </w:rPr>
      </w:pPr>
      <w:r>
        <w:rPr>
          <w:rFonts w:hint="eastAsia"/>
          <w:iCs/>
        </w:rPr>
        <w:t>下段のグラフは</w:t>
      </w:r>
      <m:oMath>
        <m:r>
          <w:rPr>
            <w:rFonts w:ascii="Cambria Math" w:hAnsi="Cambria Math"/>
          </w:rPr>
          <m:t>μ</m:t>
        </m:r>
      </m:oMath>
      <w:r>
        <w:rPr>
          <w:rFonts w:hint="eastAsia"/>
          <w:iCs/>
        </w:rPr>
        <w:t>，</w:t>
      </w:r>
      <m:oMath>
        <m:r>
          <w:rPr>
            <w:rFonts w:ascii="Cambria Math" w:hAnsi="Cambria Math"/>
          </w:rPr>
          <m:t>σ</m:t>
        </m:r>
      </m:oMath>
      <w:r w:rsidR="00174CDC">
        <w:rPr>
          <w:rFonts w:hint="eastAsia"/>
          <w:iCs/>
        </w:rPr>
        <w:t>の影響を表しているが，より正確にはシャープレシオが重要である（Merton</w:t>
      </w:r>
      <w:r w:rsidR="00174CDC">
        <w:rPr>
          <w:iCs/>
        </w:rPr>
        <w:t>(1969)</w:t>
      </w:r>
      <w:r w:rsidR="00174CDC">
        <w:rPr>
          <w:rFonts w:hint="eastAsia"/>
          <w:iCs/>
        </w:rPr>
        <w:t>）．</w:t>
      </w:r>
    </w:p>
    <w:p w14:paraId="106D3E9C" w14:textId="77777777" w:rsidR="00D615B1" w:rsidRDefault="0025459A" w:rsidP="00D615B1">
      <w:pPr>
        <w:keepNext/>
        <w:ind w:firstLineChars="100" w:firstLine="210"/>
        <w:jc w:val="center"/>
      </w:pPr>
      <w:r w:rsidRPr="0025459A">
        <w:rPr>
          <w:noProof/>
        </w:rPr>
        <w:drawing>
          <wp:inline distT="0" distB="0" distL="0" distR="0" wp14:anchorId="79C9E227" wp14:editId="6DEBDA4B">
            <wp:extent cx="3305146" cy="2360424"/>
            <wp:effectExtent l="0" t="0" r="0" b="1905"/>
            <wp:docPr id="10" name="図 10"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グラフ, ヒストグラム&#10;&#10;自動的に生成された説明"/>
                    <pic:cNvPicPr/>
                  </pic:nvPicPr>
                  <pic:blipFill>
                    <a:blip r:embed="rId20"/>
                    <a:stretch>
                      <a:fillRect/>
                    </a:stretch>
                  </pic:blipFill>
                  <pic:spPr>
                    <a:xfrm>
                      <a:off x="0" y="0"/>
                      <a:ext cx="3309617" cy="2363617"/>
                    </a:xfrm>
                    <a:prstGeom prst="rect">
                      <a:avLst/>
                    </a:prstGeom>
                  </pic:spPr>
                </pic:pic>
              </a:graphicData>
            </a:graphic>
          </wp:inline>
        </w:drawing>
      </w:r>
    </w:p>
    <w:p w14:paraId="65897BEC" w14:textId="0D1E8794" w:rsidR="00A16933" w:rsidRDefault="00D615B1" w:rsidP="00D615B1">
      <w:pPr>
        <w:pStyle w:val="a9"/>
        <w:jc w:val="center"/>
      </w:pPr>
      <w:bookmarkStart w:id="7" w:name="_Ref92782117"/>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7</w:t>
      </w:r>
      <w:r w:rsidR="008675A7">
        <w:rPr>
          <w:noProof/>
        </w:rPr>
        <w:fldChar w:fldCharType="end"/>
      </w:r>
      <w:bookmarkEnd w:id="7"/>
      <w:r>
        <w:rPr>
          <w:rFonts w:hint="eastAsia"/>
        </w:rPr>
        <w:t xml:space="preserve">　パラメータの影響</w:t>
      </w:r>
    </w:p>
    <w:p w14:paraId="4261C1CD" w14:textId="77777777" w:rsidR="0079138A" w:rsidRDefault="0079138A" w:rsidP="0079138A">
      <w:pPr>
        <w:rPr>
          <w:iCs/>
        </w:rPr>
      </w:pPr>
    </w:p>
    <w:p w14:paraId="10B5AE15" w14:textId="2B9225BC" w:rsidR="0079138A" w:rsidRPr="0079138A" w:rsidRDefault="0079138A" w:rsidP="0079138A">
      <w:pPr>
        <w:pStyle w:val="a8"/>
        <w:numPr>
          <w:ilvl w:val="1"/>
          <w:numId w:val="1"/>
        </w:numPr>
        <w:ind w:leftChars="0"/>
        <w:rPr>
          <w:b/>
          <w:bCs/>
          <w:sz w:val="24"/>
          <w:szCs w:val="28"/>
        </w:rPr>
      </w:pPr>
      <w:r>
        <w:rPr>
          <w:rFonts w:hint="eastAsia"/>
          <w:b/>
          <w:bCs/>
          <w:sz w:val="24"/>
          <w:szCs w:val="28"/>
        </w:rPr>
        <w:t>確率的な金利の導入</w:t>
      </w:r>
    </w:p>
    <w:p w14:paraId="233E3251" w14:textId="38ED7A05" w:rsidR="00512FD6" w:rsidRDefault="00512FD6" w:rsidP="00512FD6">
      <w:pPr>
        <w:ind w:firstLineChars="100" w:firstLine="210"/>
      </w:pPr>
      <w:r>
        <w:rPr>
          <w:rFonts w:hint="eastAsia"/>
        </w:rPr>
        <w:t>前節では割引債のボラティリティ</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Pr>
          <w:rFonts w:hint="eastAsia"/>
        </w:rPr>
        <w:t>は0としていたが，金利を確率的に扱うことを踏まえると0ではない値にす</w:t>
      </w:r>
      <w:r>
        <w:rPr>
          <w:rFonts w:hint="eastAsia"/>
        </w:rPr>
        <w:lastRenderedPageBreak/>
        <w:t>る必要がある．本節ではH</w:t>
      </w:r>
      <w:r>
        <w:t>o</w:t>
      </w:r>
      <w:r>
        <w:rPr>
          <w:rFonts w:hint="eastAsia"/>
        </w:rPr>
        <w:t xml:space="preserve"> </w:t>
      </w:r>
      <w:r>
        <w:t>and Lee(1995)</w:t>
      </w:r>
      <w:r>
        <w:rPr>
          <w:rFonts w:hint="eastAsia"/>
        </w:rPr>
        <w:t>で用いられている，以下の値を使用する．</w:t>
      </w:r>
    </w:p>
    <w:p w14:paraId="7E4A00F7" w14:textId="2365F37B" w:rsidR="00512FD6" w:rsidRPr="00512FD6" w:rsidRDefault="008675A7" w:rsidP="00512FD6">
      <w:pPr>
        <w:ind w:firstLineChars="100" w:firstLine="210"/>
        <w:rPr>
          <w:i/>
        </w:rP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r>
            <w:rPr>
              <w:rFonts w:ascii="Cambria Math" w:hAnsi="Cambria Math"/>
            </w:rPr>
            <m:t>=φ⋅</m:t>
          </m:r>
          <m:d>
            <m:dPr>
              <m:ctrlPr>
                <w:rPr>
                  <w:rFonts w:ascii="Cambria Math" w:hAnsi="Cambria Math"/>
                  <w:i/>
                </w:rPr>
              </m:ctrlPr>
            </m:dPr>
            <m:e>
              <m:r>
                <w:rPr>
                  <w:rFonts w:ascii="Cambria Math" w:hAnsi="Cambria Math"/>
                </w:rPr>
                <m:t>T-t</m:t>
              </m:r>
            </m:e>
          </m:d>
        </m:oMath>
      </m:oMathPara>
    </w:p>
    <w:p w14:paraId="1F537054" w14:textId="1DB489D5" w:rsidR="00C77333" w:rsidRDefault="00C77333" w:rsidP="00C77333">
      <w:pPr>
        <w:rPr>
          <w:iCs/>
        </w:rPr>
      </w:pPr>
      <w:r>
        <w:rPr>
          <w:rFonts w:hint="eastAsia"/>
          <w:iCs/>
        </w:rPr>
        <w:t>金利を確率的に扱うことで，最適投資比率は低下する．</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sidR="004A7F52">
        <w:rPr>
          <w:rFonts w:hint="eastAsia"/>
        </w:rPr>
        <w:t>を0より大きな値にすることで</w:t>
      </w:r>
      <w:r>
        <w:rPr>
          <w:rFonts w:hint="eastAsia"/>
          <w:iCs/>
        </w:rPr>
        <w:t>次の効果</w:t>
      </w:r>
      <w:r w:rsidR="004A7F52">
        <w:rPr>
          <w:rFonts w:hint="eastAsia"/>
          <w:iCs/>
        </w:rPr>
        <w:t>が得られるためである</w:t>
      </w:r>
      <w:r>
        <w:rPr>
          <w:rFonts w:hint="eastAsia"/>
          <w:iCs/>
        </w:rPr>
        <w:t>．</w:t>
      </w:r>
    </w:p>
    <w:p w14:paraId="4E3C1A19" w14:textId="4AC3C97B" w:rsidR="00C77333" w:rsidRDefault="008675A7"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σ</m:t>
            </m:r>
          </m:e>
          <m:sub>
            <m:r>
              <w:rPr>
                <w:rFonts w:ascii="Cambria Math" w:hAnsi="Cambria Math"/>
              </w:rPr>
              <m:t>t,T</m:t>
            </m:r>
          </m:sub>
        </m:sSub>
      </m:oMath>
      <w:r w:rsidR="00C77333">
        <w:rPr>
          <w:rFonts w:hint="eastAsia"/>
          <w:iCs/>
        </w:rPr>
        <w:t>の増加</w:t>
      </w:r>
    </w:p>
    <w:p w14:paraId="54154A86" w14:textId="402C55BA" w:rsidR="00C77333" w:rsidRDefault="008675A7"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ζ</m:t>
            </m:r>
          </m:e>
          <m:sub>
            <m:r>
              <w:rPr>
                <w:rFonts w:ascii="Cambria Math" w:hAnsi="Cambria Math"/>
              </w:rPr>
              <m:t>t,T</m:t>
            </m:r>
          </m:sub>
        </m:sSub>
      </m:oMath>
      <w:r w:rsidR="00C77333">
        <w:rPr>
          <w:rFonts w:hint="eastAsia"/>
          <w:iCs/>
        </w:rPr>
        <w:t>の増加</w:t>
      </w:r>
    </w:p>
    <w:p w14:paraId="4249CC72" w14:textId="0C2B6776" w:rsidR="004A7F52" w:rsidRDefault="008675A7"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4A7F52">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4A7F52">
        <w:rPr>
          <w:rFonts w:hint="eastAsia"/>
          <w:iCs/>
        </w:rPr>
        <w:t>に正の相関</w:t>
      </w:r>
    </w:p>
    <w:p w14:paraId="2F755EEB" w14:textId="77777777" w:rsidR="00E16A9A" w:rsidRDefault="00E16A9A" w:rsidP="00E16A9A">
      <w:pPr>
        <w:rPr>
          <w:iCs/>
        </w:rPr>
      </w:pPr>
    </w:p>
    <w:p w14:paraId="44C71857" w14:textId="3FCF46EC" w:rsidR="00E16A9A" w:rsidRPr="0079138A" w:rsidRDefault="00E16A9A" w:rsidP="00E16A9A">
      <w:pPr>
        <w:pStyle w:val="a8"/>
        <w:numPr>
          <w:ilvl w:val="1"/>
          <w:numId w:val="1"/>
        </w:numPr>
        <w:ind w:leftChars="0"/>
        <w:rPr>
          <w:b/>
          <w:bCs/>
          <w:sz w:val="24"/>
          <w:szCs w:val="28"/>
        </w:rPr>
      </w:pPr>
      <w:r>
        <w:rPr>
          <w:rFonts w:hint="eastAsia"/>
          <w:b/>
          <w:bCs/>
          <w:sz w:val="24"/>
          <w:szCs w:val="28"/>
        </w:rPr>
        <w:t>相関の影響</w:t>
      </w:r>
    </w:p>
    <w:p w14:paraId="0C05F025" w14:textId="594C3ADA" w:rsidR="00251E39" w:rsidRDefault="00EC59D8" w:rsidP="00251E39">
      <w:pPr>
        <w:ind w:firstLineChars="100" w:firstLine="210"/>
        <w:rPr>
          <w:iCs/>
        </w:rPr>
      </w:pPr>
      <w:r>
        <w:rPr>
          <w:rFonts w:hint="eastAsia"/>
          <w:iCs/>
        </w:rPr>
        <w:t>本節ではパラメータ</w:t>
      </w:r>
      <m:oMath>
        <m:r>
          <w:rPr>
            <w:rFonts w:ascii="Cambria Math" w:hAnsi="Cambria Math"/>
          </w:rPr>
          <m:t>φ</m:t>
        </m:r>
      </m:oMath>
      <w:r>
        <w:rPr>
          <w:rFonts w:hint="eastAsia"/>
          <w:iCs/>
        </w:rPr>
        <w:t>を常に0</w:t>
      </w:r>
      <w:r>
        <w:rPr>
          <w:iCs/>
        </w:rPr>
        <w:t>.1%</w:t>
      </w:r>
      <w:r>
        <w:rPr>
          <w:rFonts w:hint="eastAsia"/>
          <w:iCs/>
        </w:rPr>
        <w:t>とする．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と</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A365F">
        <w:rPr>
          <w:rFonts w:hint="eastAsia"/>
          <w:iCs/>
        </w:rPr>
        <w:t>と</w:t>
      </w:r>
      <m:oMath>
        <m:sSub>
          <m:sSubPr>
            <m:ctrlPr>
              <w:rPr>
                <w:rFonts w:ascii="Cambria Math" w:hAnsi="Cambria Math"/>
                <w:i/>
                <w:iCs/>
              </w:rPr>
            </m:ctrlPr>
          </m:sSubPr>
          <m:e>
            <m:r>
              <w:rPr>
                <w:rFonts w:ascii="Cambria Math" w:hAnsi="Cambria Math" w:hint="eastAsia"/>
              </w:rPr>
              <m:t>B</m:t>
            </m:r>
          </m:e>
          <m:sub>
            <m:r>
              <w:rPr>
                <w:rFonts w:ascii="Cambria Math" w:hAnsi="Cambria Math"/>
              </w:rPr>
              <m:t>t</m:t>
            </m:r>
          </m:sub>
        </m:sSub>
      </m:oMath>
      <w:r w:rsidR="008A365F">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8A365F">
        <w:rPr>
          <w:rFonts w:hint="eastAsia"/>
          <w:iCs/>
        </w:rPr>
        <w:t>について</w:t>
      </w:r>
      <w:r w:rsidR="00D615B1">
        <w:rPr>
          <w:iCs/>
        </w:rPr>
        <w:fldChar w:fldCharType="begin"/>
      </w:r>
      <w:r w:rsidR="00D615B1">
        <w:rPr>
          <w:iCs/>
        </w:rPr>
        <w:instrText xml:space="preserve"> </w:instrText>
      </w:r>
      <w:r w:rsidR="00D615B1">
        <w:rPr>
          <w:rFonts w:hint="eastAsia"/>
          <w:iCs/>
        </w:rPr>
        <w:instrText>REF _Ref92782156 \h</w:instrText>
      </w:r>
      <w:r w:rsidR="00D615B1">
        <w:rPr>
          <w:iCs/>
        </w:rPr>
        <w:instrText xml:space="preserve"> </w:instrText>
      </w:r>
      <w:r w:rsidR="00D615B1">
        <w:rPr>
          <w:iCs/>
        </w:rPr>
      </w:r>
      <w:r w:rsidR="00D615B1">
        <w:rPr>
          <w:iCs/>
        </w:rPr>
        <w:fldChar w:fldCharType="separate"/>
      </w:r>
      <w:r w:rsidR="00D615B1">
        <w:t xml:space="preserve">図 </w:t>
      </w:r>
      <w:r w:rsidR="00D615B1">
        <w:rPr>
          <w:noProof/>
        </w:rPr>
        <w:t>8</w:t>
      </w:r>
      <w:r w:rsidR="00D615B1">
        <w:rPr>
          <w:iCs/>
        </w:rPr>
        <w:fldChar w:fldCharType="end"/>
      </w:r>
      <w:r w:rsidR="005834EF">
        <w:rPr>
          <w:rFonts w:hint="eastAsia"/>
          <w:iCs/>
        </w:rPr>
        <w:t>より，</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251E39">
        <w:rPr>
          <w:rFonts w:hint="eastAsia"/>
          <w:iCs/>
        </w:rPr>
        <w:t>が正，または</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251E39">
        <w:rPr>
          <w:rFonts w:hint="eastAsia"/>
          <w:iCs/>
        </w:rPr>
        <w:t>が負であれば</w:t>
      </w:r>
      <w:r w:rsidR="008D5800">
        <w:rPr>
          <w:rFonts w:hint="eastAsia"/>
          <w:iCs/>
        </w:rPr>
        <w:t>投資比率</w:t>
      </w:r>
      <w:r w:rsidR="00251E39">
        <w:rPr>
          <w:rFonts w:hint="eastAsia"/>
          <w:iCs/>
        </w:rPr>
        <w:t>が低下する．</w:t>
      </w:r>
    </w:p>
    <w:p w14:paraId="1C6A1424" w14:textId="77777777" w:rsidR="00D615B1" w:rsidRDefault="00074ADE" w:rsidP="00D615B1">
      <w:pPr>
        <w:keepNext/>
        <w:ind w:firstLineChars="100" w:firstLine="210"/>
        <w:jc w:val="center"/>
      </w:pPr>
      <w:r>
        <w:rPr>
          <w:iCs/>
          <w:noProof/>
        </w:rPr>
        <w:drawing>
          <wp:inline distT="0" distB="0" distL="0" distR="0" wp14:anchorId="740B7479" wp14:editId="7FA3FAC0">
            <wp:extent cx="4114800" cy="284826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8649" cy="2850931"/>
                    </a:xfrm>
                    <a:prstGeom prst="rect">
                      <a:avLst/>
                    </a:prstGeom>
                    <a:noFill/>
                    <a:ln>
                      <a:noFill/>
                    </a:ln>
                  </pic:spPr>
                </pic:pic>
              </a:graphicData>
            </a:graphic>
          </wp:inline>
        </w:drawing>
      </w:r>
    </w:p>
    <w:p w14:paraId="00722603" w14:textId="2805534D" w:rsidR="00251E39" w:rsidRDefault="00D615B1" w:rsidP="00D615B1">
      <w:pPr>
        <w:pStyle w:val="a9"/>
        <w:jc w:val="center"/>
        <w:rPr>
          <w:iCs/>
        </w:rPr>
      </w:pPr>
      <w:bookmarkStart w:id="8" w:name="_Ref92782156"/>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8</w:t>
      </w:r>
      <w:r w:rsidR="008675A7">
        <w:rPr>
          <w:noProof/>
        </w:rPr>
        <w:fldChar w:fldCharType="end"/>
      </w:r>
      <w:bookmarkEnd w:id="8"/>
      <w:r>
        <w:rPr>
          <w:rFonts w:hint="eastAsia"/>
        </w:rPr>
        <w:t xml:space="preserve">　相関係数の影響</w:t>
      </w:r>
    </w:p>
    <w:p w14:paraId="3BC2253F" w14:textId="76CE7359" w:rsidR="00E460F7" w:rsidRDefault="008D5800" w:rsidP="00D05A03">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4D0941">
        <w:rPr>
          <w:rFonts w:hint="eastAsia"/>
          <w:iCs/>
        </w:rPr>
        <w:t>が正であると仮定する理由として，以下の点が挙げられる．一般に株式市場が好調な場合</w:t>
      </w:r>
      <w:r w:rsidR="00015B3D">
        <w:rPr>
          <w:rFonts w:hint="eastAsia"/>
          <w:iCs/>
        </w:rPr>
        <w:t>，投資家は株式市場へ</w:t>
      </w:r>
      <w:r w:rsidR="007268E1">
        <w:rPr>
          <w:rFonts w:hint="eastAsia"/>
          <w:iCs/>
        </w:rPr>
        <w:t>参入しやすくなるため，掛け金を増加させる．また，</w:t>
      </w:r>
    </w:p>
    <w:p w14:paraId="274D7A33" w14:textId="1042F626" w:rsidR="00E16A9A" w:rsidRDefault="00E460F7" w:rsidP="00074ADE">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は時間によって変動するものの，長い目で見れば一般には正になる．しかしながら</w:t>
      </w:r>
      <w:r w:rsidR="00AB3B82">
        <w:rPr>
          <w:rFonts w:hint="eastAsia"/>
          <w:iCs/>
        </w:rPr>
        <w:t>「質への逃避」や低インフレの時期では負になり，過去1</w:t>
      </w:r>
      <w:r w:rsidR="00AB3B82">
        <w:rPr>
          <w:iCs/>
        </w:rPr>
        <w:t>5</w:t>
      </w:r>
      <w:r w:rsidR="00AB3B82">
        <w:rPr>
          <w:rFonts w:hint="eastAsia"/>
          <w:iCs/>
        </w:rPr>
        <w:t>年がこのような状況であったため，この相関係数の値が負であると仮定した．</w:t>
      </w:r>
    </w:p>
    <w:p w14:paraId="7692EB17" w14:textId="77777777" w:rsidR="00074ADE" w:rsidRDefault="00074ADE" w:rsidP="004A7F52">
      <w:pPr>
        <w:rPr>
          <w:iCs/>
        </w:rPr>
      </w:pPr>
    </w:p>
    <w:p w14:paraId="7063FF94" w14:textId="7D6031EC" w:rsidR="002F40BF" w:rsidRDefault="00D05A03" w:rsidP="00074ADE">
      <w:pPr>
        <w:ind w:firstLineChars="100" w:firstLine="210"/>
        <w:rPr>
          <w:iCs/>
        </w:rPr>
      </w:pPr>
      <w:r>
        <w:rPr>
          <w:rFonts w:hint="eastAsia"/>
          <w:iCs/>
        </w:rPr>
        <w:t>実際は</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や</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の影響は</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hint="eastAsia"/>
              </w:rPr>
              <m:t>t</m:t>
            </m:r>
          </m:sub>
        </m:sSub>
      </m:oMath>
      <w:r>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Pr>
          <w:rFonts w:hint="eastAsia"/>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のボラティリティに依存するためより複雑である．</w:t>
      </w:r>
      <w:r w:rsidR="002F40BF">
        <w:rPr>
          <w:rFonts w:hint="eastAsia"/>
          <w:iCs/>
        </w:rPr>
        <w:t>付録</w:t>
      </w:r>
      <w:r w:rsidR="00074ADE">
        <w:rPr>
          <w:iCs/>
        </w:rPr>
        <w:t>A.5</w:t>
      </w:r>
      <w:r w:rsidR="002F40BF">
        <w:rPr>
          <w:rFonts w:hint="eastAsia"/>
          <w:iCs/>
        </w:rPr>
        <w:t>ではより詳細な分析を行っているが，単体で動かした場合の効果は以下のようになる．</w:t>
      </w:r>
    </w:p>
    <w:p w14:paraId="7452FADE" w14:textId="73E9CFA4" w:rsidR="002F40BF" w:rsidRDefault="00074ADE" w:rsidP="00074ADE">
      <w:pPr>
        <w:jc w:val="center"/>
        <w:rPr>
          <w:iCs/>
        </w:rPr>
      </w:pPr>
      <w:r>
        <w:rPr>
          <w:iCs/>
          <w:noProof/>
        </w:rPr>
        <w:drawing>
          <wp:inline distT="0" distB="0" distL="0" distR="0" wp14:anchorId="37AE3169" wp14:editId="30AA4C6E">
            <wp:extent cx="4206739" cy="433564"/>
            <wp:effectExtent l="0" t="0" r="3810" b="508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5451" cy="445799"/>
                    </a:xfrm>
                    <a:prstGeom prst="rect">
                      <a:avLst/>
                    </a:prstGeom>
                    <a:noFill/>
                    <a:ln>
                      <a:noFill/>
                    </a:ln>
                  </pic:spPr>
                </pic:pic>
              </a:graphicData>
            </a:graphic>
          </wp:inline>
        </w:drawing>
      </w:r>
    </w:p>
    <w:p w14:paraId="6A896FA8" w14:textId="39975CB0" w:rsidR="00F5405E" w:rsidRDefault="008675A7" w:rsidP="00F5405E">
      <w:pPr>
        <w:ind w:firstLineChars="100" w:firstLine="210"/>
        <w:rPr>
          <w:iCs/>
        </w:rPr>
      </w:pP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F5405E">
        <w:rPr>
          <w:rFonts w:hint="eastAsia"/>
          <w:iCs/>
        </w:rPr>
        <w:t>が1に近い場合，リスク資産への投資比率は0に近づく傾向にある．</w:t>
      </w:r>
    </w:p>
    <w:p w14:paraId="521B6AE0" w14:textId="77777777" w:rsidR="009E1D8C" w:rsidRDefault="009E1D8C" w:rsidP="009E1D8C"/>
    <w:p w14:paraId="00DFFA08" w14:textId="41B5F936" w:rsidR="009E1D8C" w:rsidRDefault="009E1D8C" w:rsidP="009E1D8C">
      <w:pPr>
        <w:pStyle w:val="a8"/>
        <w:numPr>
          <w:ilvl w:val="0"/>
          <w:numId w:val="1"/>
        </w:numPr>
        <w:ind w:leftChars="0"/>
        <w:rPr>
          <w:b/>
          <w:bCs/>
          <w:sz w:val="28"/>
          <w:szCs w:val="32"/>
        </w:rPr>
      </w:pPr>
      <w:r>
        <w:rPr>
          <w:rFonts w:hint="eastAsia"/>
          <w:b/>
          <w:bCs/>
          <w:sz w:val="28"/>
          <w:szCs w:val="32"/>
        </w:rPr>
        <w:t>ターゲット</w:t>
      </w:r>
      <w:r w:rsidR="008C73D4">
        <w:rPr>
          <w:rFonts w:hint="eastAsia"/>
          <w:b/>
          <w:bCs/>
          <w:sz w:val="28"/>
          <w:szCs w:val="32"/>
        </w:rPr>
        <w:t>デート</w:t>
      </w:r>
      <w:r>
        <w:rPr>
          <w:rFonts w:hint="eastAsia"/>
          <w:b/>
          <w:bCs/>
          <w:sz w:val="28"/>
          <w:szCs w:val="32"/>
        </w:rPr>
        <w:t>ファンドの</w:t>
      </w:r>
      <w:r w:rsidR="004E12AB">
        <w:rPr>
          <w:rFonts w:hint="eastAsia"/>
          <w:b/>
          <w:bCs/>
          <w:sz w:val="28"/>
          <w:szCs w:val="32"/>
        </w:rPr>
        <w:t>パターン</w:t>
      </w:r>
    </w:p>
    <w:p w14:paraId="042AD751" w14:textId="77777777" w:rsidR="007D4416" w:rsidRDefault="004E12AB" w:rsidP="004E12AB">
      <w:pPr>
        <w:ind w:firstLineChars="100" w:firstLine="210"/>
        <w:rPr>
          <w:ins w:id="9" w:author="作成者"/>
          <w:rFonts w:asciiTheme="minorEastAsia" w:hAnsiTheme="minorEastAsia"/>
          <w:szCs w:val="21"/>
        </w:rPr>
      </w:pPr>
      <w:r w:rsidRPr="00B9273D">
        <w:rPr>
          <w:rFonts w:asciiTheme="minorEastAsia" w:hAnsiTheme="minorEastAsia" w:hint="eastAsia"/>
          <w:szCs w:val="21"/>
        </w:rPr>
        <w:t>この節ではターゲット</w:t>
      </w:r>
      <w:r w:rsidR="008C73D4">
        <w:rPr>
          <w:rFonts w:asciiTheme="minorEastAsia" w:hAnsiTheme="minorEastAsia" w:hint="eastAsia"/>
          <w:szCs w:val="21"/>
        </w:rPr>
        <w:t>デート</w:t>
      </w:r>
      <w:r w:rsidRPr="00B9273D">
        <w:rPr>
          <w:rFonts w:asciiTheme="minorEastAsia" w:hAnsiTheme="minorEastAsia" w:hint="eastAsia"/>
          <w:szCs w:val="21"/>
        </w:rPr>
        <w:t>ファンドを特徴づける</w:t>
      </w:r>
      <w:r w:rsidRPr="00612C3A">
        <w:rPr>
          <w:rFonts w:asciiTheme="minorEastAsia" w:hAnsiTheme="minorEastAsia" w:hint="eastAsia"/>
          <w:color w:val="FF0000"/>
          <w:szCs w:val="21"/>
        </w:rPr>
        <w:t>４つ</w:t>
      </w:r>
      <w:del w:id="10" w:author="作成者">
        <w:r w:rsidRPr="00612C3A" w:rsidDel="00612C3A">
          <w:rPr>
            <w:rFonts w:asciiTheme="minorEastAsia" w:hAnsiTheme="minorEastAsia" w:hint="eastAsia"/>
            <w:color w:val="FF0000"/>
            <w:szCs w:val="21"/>
          </w:rPr>
          <w:delText>のパターンを示す</w:delText>
        </w:r>
      </w:del>
      <w:ins w:id="11" w:author="作成者">
        <w:r w:rsidR="00612C3A" w:rsidRPr="00612C3A">
          <w:rPr>
            <w:rFonts w:asciiTheme="minorEastAsia" w:hAnsiTheme="minorEastAsia" w:hint="eastAsia"/>
            <w:color w:val="FF0000"/>
            <w:szCs w:val="21"/>
          </w:rPr>
          <w:t>の性質について説明する</w:t>
        </w:r>
      </w:ins>
      <w:r w:rsidRPr="00B9273D">
        <w:rPr>
          <w:rFonts w:asciiTheme="minorEastAsia" w:hAnsiTheme="minorEastAsia" w:hint="eastAsia"/>
          <w:szCs w:val="21"/>
        </w:rPr>
        <w:t>．</w:t>
      </w:r>
      <w:r w:rsidR="00DC50FD" w:rsidRPr="00B9273D">
        <w:rPr>
          <w:rFonts w:asciiTheme="minorEastAsia" w:hAnsiTheme="minorEastAsia" w:hint="eastAsia"/>
          <w:szCs w:val="21"/>
        </w:rPr>
        <w:t>この４つの特徴は次の通りである．</w:t>
      </w:r>
      <w:del w:id="12" w:author="作成者">
        <w:r w:rsidRPr="00B9273D" w:rsidDel="007D4416">
          <w:rPr>
            <w:rFonts w:asciiTheme="minorEastAsia" w:hAnsiTheme="minorEastAsia" w:hint="eastAsia"/>
            <w:szCs w:val="21"/>
          </w:rPr>
          <w:delText>まず初めに，</w:delText>
        </w:r>
      </w:del>
    </w:p>
    <w:p w14:paraId="65621293" w14:textId="130009DF" w:rsidR="007D4416" w:rsidRDefault="004E12AB" w:rsidP="007D4416">
      <w:pPr>
        <w:pStyle w:val="a8"/>
        <w:numPr>
          <w:ilvl w:val="1"/>
          <w:numId w:val="16"/>
        </w:numPr>
        <w:ind w:leftChars="0"/>
        <w:rPr>
          <w:ins w:id="13" w:author="作成者"/>
          <w:rFonts w:asciiTheme="minorEastAsia" w:hAnsiTheme="minorEastAsia"/>
          <w:szCs w:val="21"/>
        </w:rPr>
      </w:pPr>
      <w:commentRangeStart w:id="14"/>
      <w:r w:rsidRPr="007D4416">
        <w:rPr>
          <w:rFonts w:asciiTheme="minorEastAsia" w:hAnsiTheme="minorEastAsia" w:hint="eastAsia"/>
          <w:szCs w:val="21"/>
        </w:rPr>
        <w:t>投資家</w:t>
      </w:r>
      <w:ins w:id="15" w:author="作成者">
        <w:r w:rsidR="00AF5A26">
          <w:rPr>
            <w:rFonts w:asciiTheme="minorEastAsia" w:hAnsiTheme="minorEastAsia" w:hint="eastAsia"/>
            <w:color w:val="FF0000"/>
            <w:szCs w:val="21"/>
          </w:rPr>
          <w:t>個人に関係するパラメータ</w:t>
        </w:r>
      </w:ins>
      <w:del w:id="16" w:author="作成者">
        <w:r w:rsidRPr="007D4416" w:rsidDel="00AF5A26">
          <w:rPr>
            <w:rFonts w:asciiTheme="minorEastAsia" w:hAnsiTheme="minorEastAsia" w:hint="eastAsia"/>
            <w:szCs w:val="21"/>
          </w:rPr>
          <w:delText>の</w:delText>
        </w:r>
        <w:r w:rsidRPr="007D4416" w:rsidDel="007D4416">
          <w:rPr>
            <w:rFonts w:asciiTheme="minorEastAsia" w:hAnsiTheme="minorEastAsia" w:hint="eastAsia"/>
            <w:szCs w:val="21"/>
          </w:rPr>
          <w:delText>個人的なプロファイル</w:delText>
        </w:r>
      </w:del>
      <w:r w:rsidRPr="007D4416">
        <w:rPr>
          <w:rFonts w:asciiTheme="minorEastAsia" w:hAnsiTheme="minorEastAsia" w:hint="eastAsia"/>
          <w:szCs w:val="21"/>
        </w:rPr>
        <w:t>に</w:t>
      </w:r>
      <w:ins w:id="17" w:author="作成者">
        <w:r w:rsidR="00AF5A26">
          <w:rPr>
            <w:rFonts w:asciiTheme="minorEastAsia" w:hAnsiTheme="minorEastAsia" w:hint="eastAsia"/>
            <w:szCs w:val="21"/>
          </w:rPr>
          <w:t>グライドパスが</w:t>
        </w:r>
      </w:ins>
      <w:r w:rsidRPr="007D4416">
        <w:rPr>
          <w:rFonts w:asciiTheme="minorEastAsia" w:hAnsiTheme="minorEastAsia" w:hint="eastAsia"/>
          <w:szCs w:val="21"/>
        </w:rPr>
        <w:t>非常に敏感であることで</w:t>
      </w:r>
      <w:r w:rsidRPr="007D4416">
        <w:rPr>
          <w:rFonts w:asciiTheme="minorEastAsia" w:hAnsiTheme="minorEastAsia" w:hint="eastAsia"/>
          <w:szCs w:val="21"/>
        </w:rPr>
        <w:lastRenderedPageBreak/>
        <w:t>ある．</w:t>
      </w:r>
      <w:del w:id="18" w:author="作成者">
        <w:r w:rsidRPr="007D4416" w:rsidDel="007D4416">
          <w:rPr>
            <w:rFonts w:asciiTheme="minorEastAsia" w:hAnsiTheme="minorEastAsia" w:hint="eastAsia"/>
            <w:szCs w:val="21"/>
          </w:rPr>
          <w:delText>第二に，</w:delText>
        </w:r>
      </w:del>
    </w:p>
    <w:p w14:paraId="5B378DD0" w14:textId="1C4FF0BD" w:rsidR="007D4416" w:rsidRDefault="004E12AB" w:rsidP="007D4416">
      <w:pPr>
        <w:pStyle w:val="a8"/>
        <w:numPr>
          <w:ilvl w:val="1"/>
          <w:numId w:val="16"/>
        </w:numPr>
        <w:ind w:leftChars="0"/>
        <w:rPr>
          <w:ins w:id="19" w:author="作成者"/>
          <w:rFonts w:asciiTheme="minorEastAsia" w:hAnsiTheme="minorEastAsia"/>
          <w:szCs w:val="21"/>
        </w:rPr>
      </w:pPr>
      <w:r w:rsidRPr="007D4416">
        <w:rPr>
          <w:rFonts w:asciiTheme="minorEastAsia" w:hAnsiTheme="minorEastAsia" w:hint="eastAsia"/>
          <w:szCs w:val="21"/>
        </w:rPr>
        <w:t>ターゲット</w:t>
      </w:r>
      <w:r w:rsidR="008C73D4" w:rsidRPr="007D4416">
        <w:rPr>
          <w:rFonts w:asciiTheme="minorEastAsia" w:hAnsiTheme="minorEastAsia" w:hint="eastAsia"/>
          <w:szCs w:val="21"/>
        </w:rPr>
        <w:t>デート</w:t>
      </w:r>
      <w:r w:rsidRPr="007D4416">
        <w:rPr>
          <w:rFonts w:asciiTheme="minorEastAsia" w:hAnsiTheme="minorEastAsia" w:hint="eastAsia"/>
          <w:szCs w:val="21"/>
        </w:rPr>
        <w:t>ファンド</w:t>
      </w:r>
      <w:ins w:id="20" w:author="作成者">
        <w:r w:rsidR="004C4732">
          <w:rPr>
            <w:rFonts w:asciiTheme="minorEastAsia" w:hAnsiTheme="minorEastAsia" w:hint="eastAsia"/>
            <w:szCs w:val="21"/>
          </w:rPr>
          <w:t>は</w:t>
        </w:r>
      </w:ins>
      <w:del w:id="21" w:author="作成者">
        <w:r w:rsidRPr="007D4416" w:rsidDel="004C4732">
          <w:rPr>
            <w:rFonts w:asciiTheme="minorEastAsia" w:hAnsiTheme="minorEastAsia" w:hint="eastAsia"/>
            <w:szCs w:val="21"/>
          </w:rPr>
          <w:delText>が示すものは</w:delText>
        </w:r>
      </w:del>
      <w:r w:rsidRPr="007D4416">
        <w:rPr>
          <w:rFonts w:asciiTheme="minorEastAsia" w:hAnsiTheme="minorEastAsia" w:hint="eastAsia"/>
          <w:szCs w:val="21"/>
        </w:rPr>
        <w:t>逆張りアロケーション戦略である</w:t>
      </w:r>
      <w:del w:id="22" w:author="作成者">
        <w:r w:rsidRPr="007D4416" w:rsidDel="004C4732">
          <w:rPr>
            <w:rFonts w:asciiTheme="minorEastAsia" w:hAnsiTheme="minorEastAsia" w:hint="eastAsia"/>
            <w:szCs w:val="21"/>
          </w:rPr>
          <w:delText>ことである</w:delText>
        </w:r>
      </w:del>
      <w:r w:rsidRPr="007D4416">
        <w:rPr>
          <w:rFonts w:asciiTheme="minorEastAsia" w:hAnsiTheme="minorEastAsia" w:hint="eastAsia"/>
          <w:szCs w:val="21"/>
        </w:rPr>
        <w:t>．</w:t>
      </w:r>
      <w:del w:id="23" w:author="作成者">
        <w:r w:rsidRPr="007D4416" w:rsidDel="007D4416">
          <w:rPr>
            <w:rFonts w:asciiTheme="minorEastAsia" w:hAnsiTheme="minorEastAsia" w:hint="eastAsia"/>
            <w:szCs w:val="21"/>
          </w:rPr>
          <w:delText>第三に</w:delText>
        </w:r>
      </w:del>
    </w:p>
    <w:p w14:paraId="14D76DB0" w14:textId="77777777" w:rsidR="007D4416" w:rsidRDefault="004E12AB" w:rsidP="007D4416">
      <w:pPr>
        <w:pStyle w:val="a8"/>
        <w:numPr>
          <w:ilvl w:val="1"/>
          <w:numId w:val="16"/>
        </w:numPr>
        <w:ind w:leftChars="0"/>
        <w:rPr>
          <w:ins w:id="24" w:author="作成者"/>
          <w:rFonts w:asciiTheme="minorEastAsia" w:hAnsiTheme="minorEastAsia"/>
          <w:szCs w:val="21"/>
        </w:rPr>
      </w:pPr>
      <w:r w:rsidRPr="007D4416">
        <w:rPr>
          <w:rFonts w:asciiTheme="minorEastAsia" w:hAnsiTheme="minorEastAsia" w:hint="eastAsia"/>
          <w:szCs w:val="21"/>
        </w:rPr>
        <w:t>リスクバジェットのコントロールが必要である</w:t>
      </w:r>
      <w:ins w:id="25" w:author="作成者">
        <w:r w:rsidR="007D4416" w:rsidRPr="007D4416">
          <w:rPr>
            <w:rFonts w:asciiTheme="minorEastAsia" w:hAnsiTheme="minorEastAsia" w:hint="eastAsia"/>
            <w:szCs w:val="21"/>
          </w:rPr>
          <w:t>ことである</w:t>
        </w:r>
      </w:ins>
      <w:r w:rsidRPr="007D4416">
        <w:rPr>
          <w:rFonts w:asciiTheme="minorEastAsia" w:hAnsiTheme="minorEastAsia" w:hint="eastAsia"/>
          <w:szCs w:val="21"/>
        </w:rPr>
        <w:t>．</w:t>
      </w:r>
      <w:del w:id="26" w:author="作成者">
        <w:r w:rsidRPr="007D4416" w:rsidDel="007D4416">
          <w:rPr>
            <w:rFonts w:asciiTheme="minorEastAsia" w:hAnsiTheme="minorEastAsia" w:hint="eastAsia"/>
            <w:szCs w:val="21"/>
          </w:rPr>
          <w:delText>最後に</w:delText>
        </w:r>
      </w:del>
    </w:p>
    <w:p w14:paraId="6BFCBF7F" w14:textId="0D807A10" w:rsidR="004E12AB" w:rsidRPr="007D4416" w:rsidRDefault="004E12AB" w:rsidP="007D4416">
      <w:pPr>
        <w:pStyle w:val="a8"/>
        <w:numPr>
          <w:ilvl w:val="1"/>
          <w:numId w:val="16"/>
        </w:numPr>
        <w:ind w:leftChars="0"/>
        <w:rPr>
          <w:rFonts w:asciiTheme="minorEastAsia" w:hAnsiTheme="minorEastAsia"/>
          <w:szCs w:val="21"/>
        </w:rPr>
      </w:pPr>
      <w:r w:rsidRPr="007D4416">
        <w:rPr>
          <w:rFonts w:asciiTheme="minorEastAsia" w:hAnsiTheme="minorEastAsia" w:hint="eastAsia"/>
          <w:szCs w:val="21"/>
        </w:rPr>
        <w:t>戦術的なアセットアロケーションを考慮する必要がある．</w:t>
      </w:r>
      <w:commentRangeEnd w:id="14"/>
      <w:r w:rsidR="004C4732">
        <w:rPr>
          <w:rStyle w:val="af"/>
        </w:rPr>
        <w:commentReference w:id="14"/>
      </w:r>
    </w:p>
    <w:p w14:paraId="34B38EAA" w14:textId="77777777" w:rsidR="00DC50FD" w:rsidRPr="004E12AB" w:rsidRDefault="00DC50FD" w:rsidP="004E12AB">
      <w:pPr>
        <w:ind w:firstLineChars="100" w:firstLine="206"/>
        <w:rPr>
          <w:b/>
          <w:bCs/>
          <w:szCs w:val="21"/>
        </w:rPr>
      </w:pPr>
    </w:p>
    <w:p w14:paraId="40E22A33" w14:textId="55B20CFE" w:rsidR="009E1D8C" w:rsidRPr="009E1D8C" w:rsidRDefault="00D53F94" w:rsidP="009E1D8C">
      <w:pPr>
        <w:pStyle w:val="a8"/>
        <w:numPr>
          <w:ilvl w:val="1"/>
          <w:numId w:val="1"/>
        </w:numPr>
        <w:ind w:leftChars="0"/>
        <w:rPr>
          <w:b/>
          <w:bCs/>
          <w:sz w:val="24"/>
          <w:szCs w:val="28"/>
        </w:rPr>
      </w:pPr>
      <w:r>
        <w:rPr>
          <w:rFonts w:hint="eastAsia"/>
          <w:b/>
          <w:bCs/>
          <w:sz w:val="24"/>
          <w:szCs w:val="28"/>
        </w:rPr>
        <w:t>投資家のプロファイル</w:t>
      </w:r>
    </w:p>
    <w:p w14:paraId="6DB8B4E2" w14:textId="2662C4B5" w:rsidR="00AB3B82" w:rsidRDefault="00816EE3" w:rsidP="009E1D8C">
      <w:pPr>
        <w:ind w:firstLineChars="100" w:firstLine="210"/>
        <w:rPr>
          <w:iCs/>
        </w:rPr>
      </w:pPr>
      <w:r>
        <w:rPr>
          <w:rFonts w:hint="eastAsia"/>
          <w:iCs/>
        </w:rPr>
        <w:t>モデルのパラメータは2種類に分けることが出来る．</w:t>
      </w:r>
    </w:p>
    <w:p w14:paraId="2511C46D" w14:textId="77777777" w:rsidR="00B7739B" w:rsidRDefault="00816EE3" w:rsidP="00B7739B">
      <w:pPr>
        <w:pStyle w:val="a8"/>
        <w:numPr>
          <w:ilvl w:val="0"/>
          <w:numId w:val="7"/>
        </w:numPr>
        <w:ind w:leftChars="0"/>
        <w:rPr>
          <w:iCs/>
        </w:rPr>
      </w:pPr>
      <w:r w:rsidRPr="00B7739B">
        <w:rPr>
          <w:rFonts w:hint="eastAsia"/>
          <w:iCs/>
        </w:rPr>
        <w:t>金融資産に関連するパラメータ</w:t>
      </w:r>
    </w:p>
    <w:p w14:paraId="1944FBEE" w14:textId="62E27790" w:rsidR="00816EE3" w:rsidRPr="00B7739B" w:rsidRDefault="00816EE3" w:rsidP="00B7739B">
      <w:pPr>
        <w:pStyle w:val="a8"/>
        <w:numPr>
          <w:ilvl w:val="0"/>
          <w:numId w:val="7"/>
        </w:numPr>
        <w:ind w:leftChars="0"/>
        <w:rPr>
          <w:iCs/>
        </w:rPr>
      </w:pPr>
      <w:r w:rsidRPr="00B7739B">
        <w:rPr>
          <w:rFonts w:hint="eastAsia"/>
          <w:iCs/>
        </w:rPr>
        <w:t>その他，投資家個人に関係するパラメータ</w:t>
      </w:r>
    </w:p>
    <w:p w14:paraId="27CA6651" w14:textId="62E11115" w:rsidR="00B7739B" w:rsidRDefault="00B7739B" w:rsidP="00B7739B">
      <w:pPr>
        <w:rPr>
          <w:iCs/>
        </w:rPr>
      </w:pPr>
      <w:r w:rsidRPr="00B7739B">
        <w:rPr>
          <w:rFonts w:hint="eastAsia"/>
          <w:iCs/>
        </w:rPr>
        <w:t>①</w:t>
      </w:r>
      <w:r>
        <w:rPr>
          <w:rFonts w:hint="eastAsia"/>
          <w:iCs/>
        </w:rPr>
        <w:t>についてはリスク資産の期待リターンやボラティリティが挙げられるが，これらはファンドマネージャによってある意味</w:t>
      </w:r>
      <w:r w:rsidR="00B4409A">
        <w:rPr>
          <w:rFonts w:hint="eastAsia"/>
          <w:iCs/>
        </w:rPr>
        <w:t>内生的</w:t>
      </w:r>
      <w:r>
        <w:rPr>
          <w:rFonts w:hint="eastAsia"/>
          <w:iCs/>
        </w:rPr>
        <w:t>に決められる．実際，ファンドマネージャーは短期的・長期的な見通しを基にファンドのアロケーションを</w:t>
      </w:r>
      <w:r w:rsidR="004316EC">
        <w:rPr>
          <w:rFonts w:hint="eastAsia"/>
          <w:iCs/>
        </w:rPr>
        <w:t>変化させる．②については</w:t>
      </w:r>
      <w:r w:rsidR="002440C3">
        <w:rPr>
          <w:rFonts w:hint="eastAsia"/>
          <w:iCs/>
        </w:rPr>
        <w:t>投資家の退職日やリスク回避度，富等が挙げられる．</w:t>
      </w:r>
    </w:p>
    <w:p w14:paraId="5752A89C" w14:textId="191B4596" w:rsidR="002440C3" w:rsidRDefault="002440C3" w:rsidP="00B7739B">
      <w:pPr>
        <w:rPr>
          <w:iCs/>
        </w:rPr>
      </w:pPr>
    </w:p>
    <w:p w14:paraId="464947F6" w14:textId="16249C54" w:rsidR="002440C3" w:rsidRDefault="00222002" w:rsidP="00222002">
      <w:pPr>
        <w:ind w:firstLineChars="100" w:firstLine="210"/>
        <w:rPr>
          <w:iCs/>
        </w:rPr>
      </w:pPr>
      <w:r>
        <w:rPr>
          <w:rFonts w:hint="eastAsia"/>
          <w:iCs/>
        </w:rPr>
        <w:t>ターゲット</w:t>
      </w:r>
      <w:r w:rsidR="008C73D4">
        <w:rPr>
          <w:rFonts w:hint="eastAsia"/>
          <w:iCs/>
        </w:rPr>
        <w:t>デート</w:t>
      </w:r>
      <w:r>
        <w:rPr>
          <w:rFonts w:hint="eastAsia"/>
          <w:iCs/>
        </w:rPr>
        <w:t>ファンドは退職日を目標として作られてきた．例えばフィデリティはF</w:t>
      </w:r>
      <w:r>
        <w:rPr>
          <w:iCs/>
        </w:rPr>
        <w:t xml:space="preserve">idelity </w:t>
      </w:r>
      <w:proofErr w:type="spellStart"/>
      <w:r>
        <w:rPr>
          <w:iCs/>
        </w:rPr>
        <w:t>ClearPat</w:t>
      </w:r>
      <w:r w:rsidR="00A4426F">
        <w:rPr>
          <w:iCs/>
        </w:rPr>
        <w:t>h</w:t>
      </w:r>
      <w:proofErr w:type="spellEnd"/>
      <w:r w:rsidR="00A4426F">
        <w:rPr>
          <w:rFonts w:hint="eastAsia"/>
          <w:iCs/>
        </w:rPr>
        <w:t>®と呼ばれる</w:t>
      </w:r>
      <w:r w:rsidR="00B4409A">
        <w:rPr>
          <w:rFonts w:hint="eastAsia"/>
          <w:iCs/>
        </w:rPr>
        <w:t>1</w:t>
      </w:r>
      <w:r w:rsidR="00D25635">
        <w:rPr>
          <w:iCs/>
        </w:rPr>
        <w:t>2</w:t>
      </w:r>
      <w:r w:rsidR="00A4426F">
        <w:rPr>
          <w:rFonts w:hint="eastAsia"/>
          <w:iCs/>
        </w:rPr>
        <w:t>のターゲット</w:t>
      </w:r>
      <w:r w:rsidR="008C73D4">
        <w:rPr>
          <w:rFonts w:hint="eastAsia"/>
          <w:iCs/>
        </w:rPr>
        <w:t>デート</w:t>
      </w:r>
      <w:r w:rsidR="00A4426F">
        <w:rPr>
          <w:rFonts w:hint="eastAsia"/>
          <w:iCs/>
        </w:rPr>
        <w:t>ファンドを運用している．これらのファンドは2</w:t>
      </w:r>
      <w:r w:rsidR="00A4426F">
        <w:rPr>
          <w:iCs/>
        </w:rPr>
        <w:t>005</w:t>
      </w:r>
      <w:r w:rsidR="00A4426F">
        <w:rPr>
          <w:rFonts w:hint="eastAsia"/>
          <w:iCs/>
        </w:rPr>
        <w:t>年から2</w:t>
      </w:r>
      <w:r w:rsidR="00A4426F">
        <w:rPr>
          <w:iCs/>
        </w:rPr>
        <w:t>0</w:t>
      </w:r>
      <w:r w:rsidR="00B4409A">
        <w:rPr>
          <w:iCs/>
        </w:rPr>
        <w:t>60</w:t>
      </w:r>
      <w:r w:rsidR="00A4426F">
        <w:rPr>
          <w:rFonts w:hint="eastAsia"/>
          <w:iCs/>
        </w:rPr>
        <w:t>年までの５年刻みの時点を退職時点としたターゲットファンドである．したがって例えばF</w:t>
      </w:r>
      <w:r w:rsidR="00A4426F">
        <w:rPr>
          <w:iCs/>
        </w:rPr>
        <w:t xml:space="preserve">idelity </w:t>
      </w:r>
      <w:proofErr w:type="spellStart"/>
      <w:r w:rsidR="00A4426F">
        <w:rPr>
          <w:iCs/>
        </w:rPr>
        <w:t>ClearPath</w:t>
      </w:r>
      <w:proofErr w:type="spellEnd"/>
      <w:r w:rsidR="00A4426F">
        <w:rPr>
          <w:rFonts w:hint="eastAsia"/>
          <w:iCs/>
        </w:rPr>
        <w:t xml:space="preserve">® </w:t>
      </w:r>
      <w:r w:rsidR="00A4426F">
        <w:rPr>
          <w:iCs/>
        </w:rPr>
        <w:t>Retirement Portfolio 20</w:t>
      </w:r>
      <w:r w:rsidR="00B4409A">
        <w:rPr>
          <w:iCs/>
        </w:rPr>
        <w:t>60</w:t>
      </w:r>
      <w:r w:rsidR="00A4426F">
        <w:rPr>
          <w:rFonts w:hint="eastAsia"/>
          <w:iCs/>
        </w:rPr>
        <w:t>は2</w:t>
      </w:r>
      <w:r w:rsidR="00A4426F">
        <w:rPr>
          <w:iCs/>
        </w:rPr>
        <w:t>0</w:t>
      </w:r>
      <w:r w:rsidR="00B4409A">
        <w:rPr>
          <w:iCs/>
        </w:rPr>
        <w:t>60</w:t>
      </w:r>
      <w:r w:rsidR="00A4426F">
        <w:rPr>
          <w:rFonts w:hint="eastAsia"/>
          <w:iCs/>
        </w:rPr>
        <w:t>年付近で退職する</w:t>
      </w:r>
      <w:r w:rsidR="006D17B6">
        <w:rPr>
          <w:rFonts w:hint="eastAsia"/>
          <w:iCs/>
        </w:rPr>
        <w:t>投資家を対象としたファンドである．</w:t>
      </w:r>
    </w:p>
    <w:p w14:paraId="5D64C0C7" w14:textId="6E3848C0" w:rsidR="00B32F93" w:rsidRDefault="00B32F93" w:rsidP="00222002">
      <w:pPr>
        <w:ind w:firstLineChars="100" w:firstLine="210"/>
        <w:rPr>
          <w:iCs/>
        </w:rPr>
      </w:pPr>
      <w:r>
        <w:rPr>
          <w:rFonts w:hint="eastAsia"/>
          <w:iCs/>
        </w:rPr>
        <w:t>リスク回避度は</w:t>
      </w:r>
      <w:r w:rsidR="009804A8">
        <w:rPr>
          <w:rFonts w:hint="eastAsia"/>
          <w:iCs/>
        </w:rPr>
        <w:t>ターゲットデートファンドの設計にあまり利用されていないものの，資産運用業界では投資家のリスクに対する態度に応じて</w:t>
      </w:r>
      <w:r w:rsidR="008822EF">
        <w:rPr>
          <w:rFonts w:hint="eastAsia"/>
          <w:iCs/>
        </w:rPr>
        <w:t>ディフェンシブ，バランス，アクティブ等の種類が存在する．</w:t>
      </w:r>
      <w:r w:rsidR="008822EF">
        <w:rPr>
          <w:iCs/>
        </w:rPr>
        <w:fldChar w:fldCharType="begin"/>
      </w:r>
      <w:r w:rsidR="008822EF">
        <w:rPr>
          <w:iCs/>
        </w:rPr>
        <w:instrText xml:space="preserve"> </w:instrText>
      </w:r>
      <w:r w:rsidR="008822EF">
        <w:rPr>
          <w:rFonts w:hint="eastAsia"/>
          <w:iCs/>
        </w:rPr>
        <w:instrText>REF _Ref92782236 \h</w:instrText>
      </w:r>
      <w:r w:rsidR="008822EF">
        <w:rPr>
          <w:iCs/>
        </w:rPr>
        <w:instrText xml:space="preserve"> </w:instrText>
      </w:r>
      <w:r w:rsidR="008822EF">
        <w:rPr>
          <w:iCs/>
        </w:rPr>
      </w:r>
      <w:r w:rsidR="008822EF">
        <w:rPr>
          <w:iCs/>
        </w:rPr>
        <w:fldChar w:fldCharType="separate"/>
      </w:r>
      <w:r w:rsidR="008822EF">
        <w:t xml:space="preserve">図 </w:t>
      </w:r>
      <w:r w:rsidR="008822EF">
        <w:rPr>
          <w:noProof/>
        </w:rPr>
        <w:t>9</w:t>
      </w:r>
      <w:r w:rsidR="008822EF">
        <w:rPr>
          <w:iCs/>
        </w:rPr>
        <w:fldChar w:fldCharType="end"/>
      </w:r>
      <w:r w:rsidR="008822EF">
        <w:rPr>
          <w:rFonts w:hint="eastAsia"/>
          <w:iCs/>
        </w:rPr>
        <w:t>では3</w:t>
      </w:r>
      <w:r w:rsidR="008822EF">
        <w:rPr>
          <w:iCs/>
        </w:rPr>
        <w:t>.3</w:t>
      </w:r>
      <w:r w:rsidR="008822EF">
        <w:rPr>
          <w:rFonts w:hint="eastAsia"/>
          <w:iCs/>
        </w:rPr>
        <w:t>節で得た</w:t>
      </w:r>
      <w:ins w:id="27" w:author="作成者">
        <w:r w:rsidR="005C574A">
          <w:rPr>
            <w:rFonts w:hint="eastAsia"/>
            <w:iCs/>
          </w:rPr>
          <w:t>回避度</w:t>
        </w:r>
      </w:ins>
      <m:oMath>
        <m:r>
          <w:ins w:id="28" w:author="作成者">
            <w:rPr>
              <w:rFonts w:ascii="Cambria Math" w:hAnsi="Cambria Math"/>
            </w:rPr>
            <m:t>γ=-3</m:t>
          </w:ins>
        </m:r>
      </m:oMath>
      <w:ins w:id="29" w:author="作成者">
        <w:r w:rsidR="005C574A">
          <w:rPr>
            <w:rFonts w:hint="eastAsia"/>
            <w:iCs/>
          </w:rPr>
          <w:t>の</w:t>
        </w:r>
      </w:ins>
      <w:r w:rsidR="008822EF">
        <w:rPr>
          <w:rFonts w:hint="eastAsia"/>
          <w:iCs/>
        </w:rPr>
        <w:t>グライドパスとリスク回避度を</w:t>
      </w:r>
      <m:oMath>
        <m:r>
          <w:rPr>
            <w:rFonts w:ascii="Cambria Math" w:hAnsi="Cambria Math"/>
          </w:rPr>
          <m:t>γ=-6</m:t>
        </m:r>
      </m:oMath>
      <w:r w:rsidR="008822EF">
        <w:rPr>
          <w:rFonts w:hint="eastAsia"/>
          <w:iCs/>
        </w:rPr>
        <w:t>と設定した場合のグライドパスを記載しており，投資家が</w:t>
      </w:r>
      <w:r w:rsidR="00766622">
        <w:rPr>
          <w:rFonts w:hint="eastAsia"/>
          <w:iCs/>
        </w:rPr>
        <w:t>リスクに対してより敏感であるほどリスク資産に対する投資比率が低下することがわかる．</w:t>
      </w:r>
    </w:p>
    <w:p w14:paraId="1D9A32EA" w14:textId="7BDD4EE8" w:rsidR="00474B14" w:rsidRPr="00474B14" w:rsidRDefault="00604187" w:rsidP="00474B14">
      <w:pPr>
        <w:ind w:firstLineChars="100" w:firstLine="210"/>
        <w:rPr>
          <w:iCs/>
        </w:rPr>
      </w:pPr>
      <w:r>
        <w:rPr>
          <w:rFonts w:hint="eastAsia"/>
          <w:iCs/>
        </w:rPr>
        <w:t>もう一つの重要なパラメータとしては将来の掛け金合計と現在の富の比</w:t>
      </w:r>
      <w:r w:rsidR="00FE7F2E">
        <w:rPr>
          <w:rFonts w:hint="eastAsia"/>
          <w:iCs/>
        </w:rPr>
        <w:t>(</w:t>
      </w:r>
      <m:oMath>
        <m:r>
          <m:rPr>
            <m:scr m:val="script"/>
          </m:rPr>
          <w:rPr>
            <w:rFonts w:ascii="Cambria Math" w:hAnsi="Cambria Math"/>
          </w:rPr>
          <m:t>R=</m:t>
        </m:r>
      </m:oMath>
      <w:r w:rsidR="00FE7F2E">
        <w:rPr>
          <w:rFonts w:hint="eastAsia"/>
          <w:iCs/>
        </w:rPr>
        <w:t>将来の掛け金合計/現在の富)</w:t>
      </w:r>
      <w:r>
        <w:rPr>
          <w:rFonts w:hint="eastAsia"/>
          <w:iCs/>
        </w:rPr>
        <w:t>である．3</w:t>
      </w:r>
      <w:r>
        <w:rPr>
          <w:iCs/>
        </w:rPr>
        <w:t>.3</w:t>
      </w:r>
      <w:r>
        <w:rPr>
          <w:rFonts w:hint="eastAsia"/>
          <w:iCs/>
        </w:rPr>
        <w:t>節では現在の富が1</w:t>
      </w:r>
      <w:r>
        <w:rPr>
          <w:iCs/>
        </w:rPr>
        <w:t>0</w:t>
      </w:r>
      <w:ins w:id="30" w:author="作成者">
        <w:r w:rsidR="005C574A">
          <w:rPr>
            <w:rFonts w:hint="eastAsia"/>
            <w:iCs/>
          </w:rPr>
          <w:t>,</w:t>
        </w:r>
      </w:ins>
      <w:r>
        <w:rPr>
          <w:iCs/>
        </w:rPr>
        <w:t>000USD</w:t>
      </w:r>
      <w:r>
        <w:rPr>
          <w:rFonts w:hint="eastAsia"/>
          <w:iCs/>
        </w:rPr>
        <w:t>で将来の掛け金合計が8</w:t>
      </w:r>
      <w:r>
        <w:rPr>
          <w:iCs/>
        </w:rPr>
        <w:t>00</w:t>
      </w:r>
      <w:ins w:id="31" w:author="作成者">
        <w:r w:rsidR="005C574A">
          <w:rPr>
            <w:iCs/>
          </w:rPr>
          <w:t>,</w:t>
        </w:r>
      </w:ins>
      <w:r>
        <w:rPr>
          <w:iCs/>
        </w:rPr>
        <w:t>00</w:t>
      </w:r>
      <w:r>
        <w:rPr>
          <w:rFonts w:hint="eastAsia"/>
          <w:iCs/>
        </w:rPr>
        <w:t>0</w:t>
      </w:r>
      <w:r>
        <w:rPr>
          <w:iCs/>
        </w:rPr>
        <w:t xml:space="preserve"> </w:t>
      </w:r>
      <w:r>
        <w:rPr>
          <w:rFonts w:hint="eastAsia"/>
          <w:iCs/>
        </w:rPr>
        <w:t>U</w:t>
      </w:r>
      <w:r>
        <w:rPr>
          <w:iCs/>
        </w:rPr>
        <w:t>SD</w:t>
      </w:r>
      <w:r w:rsidR="001E1576">
        <w:rPr>
          <w:rStyle w:val="ac"/>
          <w:iCs/>
        </w:rPr>
        <w:footnoteReference w:id="8"/>
      </w:r>
      <w:r>
        <w:rPr>
          <w:rFonts w:hint="eastAsia"/>
          <w:iCs/>
        </w:rPr>
        <w:t>であるため，</w:t>
      </w:r>
      <m:oMath>
        <m:r>
          <m:rPr>
            <m:scr m:val="script"/>
          </m:rPr>
          <w:rPr>
            <w:rFonts w:ascii="Cambria Math" w:hAnsi="Cambria Math"/>
          </w:rPr>
          <m:t>R=</m:t>
        </m:r>
      </m:oMath>
      <w:r>
        <w:rPr>
          <w:rFonts w:hint="eastAsia"/>
          <w:iCs/>
        </w:rPr>
        <w:t>8</w:t>
      </w:r>
      <w:r>
        <w:rPr>
          <w:iCs/>
        </w:rPr>
        <w:t>0</w:t>
      </w:r>
      <w:r>
        <w:rPr>
          <w:rFonts w:hint="eastAsia"/>
          <w:iCs/>
        </w:rPr>
        <w:t>倍と高い値になっている．</w:t>
      </w:r>
      <w:r w:rsidR="00FE7F2E">
        <w:rPr>
          <w:rFonts w:hint="eastAsia"/>
          <w:iCs/>
        </w:rPr>
        <w:t>もしこの比率が小さい場合，グライドパスの様相は異なったものとなる．例として</w:t>
      </w:r>
      <m:oMath>
        <m:r>
          <m:rPr>
            <m:scr m:val="script"/>
          </m:rPr>
          <w:rPr>
            <w:rFonts w:ascii="Cambria Math" w:hAnsi="Cambria Math"/>
          </w:rPr>
          <m:t>R=</m:t>
        </m:r>
      </m:oMath>
      <w:r w:rsidR="00FE7F2E">
        <w:rPr>
          <w:rFonts w:hint="eastAsia"/>
          <w:iCs/>
        </w:rPr>
        <w:t>1</w:t>
      </w:r>
      <w:r w:rsidR="00FE7F2E">
        <w:rPr>
          <w:iCs/>
        </w:rPr>
        <w:t>.6</w:t>
      </w:r>
      <w:r w:rsidR="00FE7F2E">
        <w:rPr>
          <w:rFonts w:hint="eastAsia"/>
          <w:iCs/>
        </w:rPr>
        <w:t>の場合のグライドパスを</w:t>
      </w:r>
      <w:r w:rsidR="0091017E">
        <w:rPr>
          <w:iCs/>
        </w:rPr>
        <w:fldChar w:fldCharType="begin"/>
      </w:r>
      <w:r w:rsidR="0091017E">
        <w:rPr>
          <w:iCs/>
        </w:rPr>
        <w:instrText xml:space="preserve"> </w:instrText>
      </w:r>
      <w:r w:rsidR="0091017E">
        <w:rPr>
          <w:rFonts w:hint="eastAsia"/>
          <w:iCs/>
        </w:rPr>
        <w:instrText>REF _Ref92782236 \h</w:instrText>
      </w:r>
      <w:r w:rsidR="0091017E">
        <w:rPr>
          <w:iCs/>
        </w:rPr>
        <w:instrText xml:space="preserve"> </w:instrText>
      </w:r>
      <w:r w:rsidR="0091017E">
        <w:rPr>
          <w:iCs/>
        </w:rPr>
      </w:r>
      <w:r w:rsidR="0091017E">
        <w:rPr>
          <w:iCs/>
        </w:rPr>
        <w:fldChar w:fldCharType="separate"/>
      </w:r>
      <w:r w:rsidR="0091017E">
        <w:t xml:space="preserve">図 </w:t>
      </w:r>
      <w:r w:rsidR="0091017E">
        <w:rPr>
          <w:noProof/>
        </w:rPr>
        <w:t>9</w:t>
      </w:r>
      <w:r w:rsidR="0091017E">
        <w:rPr>
          <w:iCs/>
        </w:rPr>
        <w:fldChar w:fldCharType="end"/>
      </w:r>
      <w:r w:rsidR="00FE7F2E">
        <w:rPr>
          <w:rFonts w:hint="eastAsia"/>
          <w:iCs/>
        </w:rPr>
        <w:t>に記載している．</w:t>
      </w:r>
      <m:oMath>
        <m:r>
          <m:rPr>
            <m:scr m:val="script"/>
          </m:rPr>
          <w:rPr>
            <w:rFonts w:ascii="Cambria Math" w:hAnsi="Cambria Math"/>
          </w:rPr>
          <m:t>R=</m:t>
        </m:r>
      </m:oMath>
      <w:r w:rsidR="00D916C7">
        <w:rPr>
          <w:rFonts w:hint="eastAsia"/>
          <w:iCs/>
        </w:rPr>
        <w:t>1</w:t>
      </w:r>
      <w:r w:rsidR="00D916C7">
        <w:rPr>
          <w:iCs/>
        </w:rPr>
        <w:t>.6</w:t>
      </w:r>
      <w:r w:rsidR="00474B14">
        <w:rPr>
          <w:rFonts w:hint="eastAsia"/>
          <w:iCs/>
        </w:rPr>
        <w:t>（現在の富が</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=500000</m:t>
        </m:r>
      </m:oMath>
      <w:r w:rsidR="00474B14">
        <w:rPr>
          <w:rFonts w:hint="eastAsia"/>
          <w:iCs/>
        </w:rPr>
        <w:t>）</w:t>
      </w:r>
      <w:r w:rsidR="00D916C7">
        <w:rPr>
          <w:rFonts w:hint="eastAsia"/>
          <w:iCs/>
        </w:rPr>
        <w:t>の場合はリスク資産への投資比率が低下することがわかるが，将来の掛け金合計が現在の富と比較して低いのであれば</w:t>
      </w:r>
      <w:r w:rsidR="00474B14">
        <w:rPr>
          <w:rFonts w:hint="eastAsia"/>
          <w:iCs/>
        </w:rPr>
        <w:t>退職後の資金を確保するために</w:t>
      </w:r>
      <w:r w:rsidR="00B9273D">
        <w:rPr>
          <w:rFonts w:hint="eastAsia"/>
          <w:iCs/>
        </w:rPr>
        <w:t>投資家はよりリスク資産へ投資すると思われるため直感とは一致しない．しかし，</w:t>
      </w:r>
      <w:r w:rsidR="00474B14">
        <w:rPr>
          <w:rFonts w:hint="eastAsia"/>
          <w:iCs/>
        </w:rPr>
        <w:t>このような直感は</w:t>
      </w:r>
      <w:r w:rsidR="00B9273D">
        <w:rPr>
          <w:rFonts w:hint="eastAsia"/>
          <w:iCs/>
        </w:rPr>
        <w:t>リスク回避度が低い投資家を想定しているためであるとも解釈でき</w:t>
      </w:r>
      <w:r w:rsidR="00474B14">
        <w:rPr>
          <w:rFonts w:hint="eastAsia"/>
          <w:iCs/>
        </w:rPr>
        <w:t>る．</w:t>
      </w:r>
    </w:p>
    <w:p w14:paraId="2FDFE9E7" w14:textId="5C7149D7" w:rsidR="006D17B6" w:rsidRDefault="006D17B6" w:rsidP="00B9273D">
      <w:pPr>
        <w:ind w:firstLineChars="100" w:firstLine="210"/>
        <w:rPr>
          <w:iCs/>
        </w:rPr>
      </w:pPr>
    </w:p>
    <w:p w14:paraId="6890A077" w14:textId="77777777" w:rsidR="00D615B1" w:rsidRDefault="00074ADE" w:rsidP="00D615B1">
      <w:pPr>
        <w:keepNext/>
        <w:ind w:firstLineChars="100" w:firstLine="206"/>
        <w:jc w:val="center"/>
      </w:pPr>
      <w:r>
        <w:rPr>
          <w:b/>
          <w:bCs/>
          <w:noProof/>
          <w:szCs w:val="21"/>
        </w:rPr>
        <w:lastRenderedPageBreak/>
        <w:drawing>
          <wp:inline distT="0" distB="0" distL="0" distR="0" wp14:anchorId="50B2CE20" wp14:editId="4B6974F2">
            <wp:extent cx="4019550" cy="2743147"/>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629" cy="2749343"/>
                    </a:xfrm>
                    <a:prstGeom prst="rect">
                      <a:avLst/>
                    </a:prstGeom>
                    <a:noFill/>
                    <a:ln>
                      <a:noFill/>
                    </a:ln>
                  </pic:spPr>
                </pic:pic>
              </a:graphicData>
            </a:graphic>
          </wp:inline>
        </w:drawing>
      </w:r>
    </w:p>
    <w:p w14:paraId="620B7EB5" w14:textId="5DA7E8A6" w:rsidR="00474B14" w:rsidRDefault="00D615B1" w:rsidP="001E1576">
      <w:pPr>
        <w:pStyle w:val="a9"/>
        <w:jc w:val="center"/>
      </w:pPr>
      <w:bookmarkStart w:id="32" w:name="_Ref92782236"/>
      <w:r>
        <w:t xml:space="preserve">図 </w:t>
      </w:r>
      <w:r w:rsidR="0017796F">
        <w:fldChar w:fldCharType="begin"/>
      </w:r>
      <w:r w:rsidR="0017796F">
        <w:rPr>
          <w:b w:val="0"/>
          <w:bCs w:val="0"/>
        </w:rPr>
        <w:instrText xml:space="preserve"> SEQ 図 \* ARABIC </w:instrText>
      </w:r>
      <w:r w:rsidR="0017796F">
        <w:fldChar w:fldCharType="separate"/>
      </w:r>
      <w:r w:rsidR="005B43B7">
        <w:rPr>
          <w:noProof/>
        </w:rPr>
        <w:t>9</w:t>
      </w:r>
      <w:r w:rsidR="0017796F">
        <w:rPr>
          <w:noProof/>
        </w:rPr>
        <w:fldChar w:fldCharType="end"/>
      </w:r>
      <w:bookmarkEnd w:id="32"/>
      <w:r>
        <w:rPr>
          <w:rFonts w:hint="eastAsia"/>
        </w:rPr>
        <w:t xml:space="preserve">　富の比及びリスク回避度の影響</w:t>
      </w:r>
    </w:p>
    <w:p w14:paraId="04C4A907" w14:textId="77777777" w:rsidR="001E1576" w:rsidRPr="004E12AB" w:rsidRDefault="001E1576" w:rsidP="00074ADE">
      <w:pPr>
        <w:ind w:firstLineChars="100" w:firstLine="206"/>
        <w:rPr>
          <w:b/>
          <w:bCs/>
          <w:szCs w:val="21"/>
        </w:rPr>
      </w:pPr>
    </w:p>
    <w:p w14:paraId="70182F2B" w14:textId="50396BA2" w:rsidR="00B9273D" w:rsidRPr="009E1D8C" w:rsidRDefault="00B9273D" w:rsidP="00B9273D">
      <w:pPr>
        <w:pStyle w:val="a8"/>
        <w:numPr>
          <w:ilvl w:val="1"/>
          <w:numId w:val="1"/>
        </w:numPr>
        <w:ind w:leftChars="0"/>
        <w:rPr>
          <w:b/>
          <w:bCs/>
          <w:sz w:val="24"/>
          <w:szCs w:val="28"/>
        </w:rPr>
      </w:pPr>
      <w:r>
        <w:rPr>
          <w:rFonts w:hint="eastAsia"/>
          <w:b/>
          <w:bCs/>
          <w:sz w:val="24"/>
          <w:szCs w:val="28"/>
        </w:rPr>
        <w:t>ターゲット</w:t>
      </w:r>
      <w:r w:rsidR="008C73D4">
        <w:rPr>
          <w:rFonts w:hint="eastAsia"/>
          <w:b/>
          <w:bCs/>
          <w:sz w:val="24"/>
          <w:szCs w:val="28"/>
        </w:rPr>
        <w:t>デート</w:t>
      </w:r>
      <w:r>
        <w:rPr>
          <w:rFonts w:hint="eastAsia"/>
          <w:b/>
          <w:bCs/>
          <w:sz w:val="24"/>
          <w:szCs w:val="28"/>
        </w:rPr>
        <w:t>ファンドの逆張り的な性質</w:t>
      </w:r>
    </w:p>
    <w:p w14:paraId="659D8C5D" w14:textId="019F62B4" w:rsidR="009E1D8C" w:rsidRDefault="00A32A5E" w:rsidP="00A53694">
      <w:pPr>
        <w:ind w:firstLineChars="100" w:firstLine="210"/>
        <w:rPr>
          <w:iCs/>
        </w:rPr>
      </w:pPr>
      <w:del w:id="33" w:author="作成者">
        <w:r w:rsidDel="00A53694">
          <w:rPr>
            <w:rFonts w:hint="eastAsia"/>
            <w:iCs/>
          </w:rPr>
          <w:delText>確定的な理論</w:delText>
        </w:r>
      </w:del>
      <w:ins w:id="34" w:author="作成者">
        <w:r w:rsidR="00A53694">
          <w:rPr>
            <w:rFonts w:hint="eastAsia"/>
            <w:iCs/>
          </w:rPr>
          <w:t>最適投資比率</w:t>
        </w:r>
      </w:ins>
      <m:oMath>
        <m:sSubSup>
          <m:sSubSupPr>
            <m:ctrlPr>
              <w:ins w:id="35" w:author="作成者">
                <w:rPr>
                  <w:rFonts w:ascii="Cambria Math" w:hAnsi="Cambria Math"/>
                  <w:i/>
                  <w:iCs/>
                </w:rPr>
              </w:ins>
            </m:ctrlPr>
          </m:sSubSupPr>
          <m:e>
            <m:r>
              <w:ins w:id="36" w:author="作成者">
                <w:rPr>
                  <w:rFonts w:ascii="Cambria Math" w:hAnsi="Cambria Math"/>
                </w:rPr>
                <m:t>α</m:t>
              </w:ins>
            </m:r>
          </m:e>
          <m:sub>
            <m:r>
              <w:ins w:id="37" w:author="作成者">
                <w:rPr>
                  <w:rFonts w:ascii="Cambria Math" w:hAnsi="Cambria Math"/>
                </w:rPr>
                <m:t>t</m:t>
              </w:ins>
            </m:r>
          </m:sub>
          <m:sup>
            <m:r>
              <w:ins w:id="38" w:author="作成者">
                <w:rPr>
                  <w:rFonts w:ascii="Cambria Math" w:hAnsi="Cambria Math"/>
                </w:rPr>
                <m:t>*</m:t>
              </w:ins>
            </m:r>
          </m:sup>
        </m:sSubSup>
        <m:d>
          <m:dPr>
            <m:ctrlPr>
              <w:ins w:id="39" w:author="作成者">
                <w:rPr>
                  <w:rFonts w:ascii="Cambria Math" w:hAnsi="Cambria Math"/>
                  <w:i/>
                  <w:iCs/>
                </w:rPr>
              </w:ins>
            </m:ctrlPr>
          </m:dPr>
          <m:e>
            <m:r>
              <w:ins w:id="40" w:author="作成者">
                <w:rPr>
                  <w:rFonts w:ascii="Cambria Math" w:hAnsi="Cambria Math"/>
                </w:rPr>
                <m:t>x</m:t>
              </w:ins>
            </m:r>
          </m:e>
        </m:d>
      </m:oMath>
      <w:ins w:id="41" w:author="作成者">
        <w:r w:rsidR="00A53694">
          <w:rPr>
            <w:rFonts w:hint="eastAsia"/>
            <w:iCs/>
          </w:rPr>
          <w:t>が確定的である</w:t>
        </w:r>
      </w:ins>
      <w:del w:id="42" w:author="作成者">
        <w:r w:rsidDel="00A53694">
          <w:rPr>
            <w:rFonts w:hint="eastAsia"/>
            <w:iCs/>
          </w:rPr>
          <w:delText>を考える</w:delText>
        </w:r>
      </w:del>
      <w:r>
        <w:rPr>
          <w:rFonts w:hint="eastAsia"/>
          <w:iCs/>
        </w:rPr>
        <w:t>場合，</w:t>
      </w:r>
      <m:oMath>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w:commentRangeStart w:id="43"/>
        <m:r>
          <w:rPr>
            <w:rStyle w:val="ac"/>
            <w:rFonts w:ascii="Cambria Math" w:hAnsi="Cambria Math"/>
            <w:i/>
            <w:iCs/>
          </w:rPr>
          <w:footnoteReference w:id="9"/>
        </m:r>
        <m:r>
          <w:rPr>
            <w:rFonts w:ascii="Cambria Math" w:hAnsi="Cambria Math"/>
          </w:rPr>
          <m:t>,</m:t>
        </m:r>
        <m:sSubSup>
          <m:sSubSupPr>
            <m:ctrlPr>
              <w:ins w:id="44" w:author="作成者">
                <w:rPr>
                  <w:rFonts w:ascii="Cambria Math" w:hAnsi="Cambria Math"/>
                  <w:i/>
                  <w:iCs/>
                  <w:color w:val="FF0000"/>
                </w:rPr>
              </w:ins>
            </m:ctrlPr>
          </m:sSubSupPr>
          <m:e>
            <m:r>
              <w:ins w:id="45" w:author="作成者">
                <w:rPr>
                  <w:rFonts w:ascii="Cambria Math" w:hAnsi="Cambria Math"/>
                  <w:color w:val="FF0000"/>
                </w:rPr>
                <m:t>∂</m:t>
              </w:ins>
            </m:r>
          </m:e>
          <m:sub>
            <m:r>
              <w:ins w:id="46" w:author="作成者">
                <w:rPr>
                  <w:rFonts w:ascii="Cambria Math" w:hAnsi="Cambria Math"/>
                  <w:color w:val="FF0000"/>
                </w:rPr>
                <m:t>x</m:t>
              </w:ins>
            </m:r>
          </m:sub>
          <m:sup>
            <m:r>
              <w:ins w:id="47" w:author="作成者">
                <w:rPr>
                  <w:rFonts w:ascii="Cambria Math" w:hAnsi="Cambria Math"/>
                  <w:color w:val="FF0000"/>
                </w:rPr>
                <m:t>3</m:t>
              </w:ins>
            </m:r>
          </m:sup>
        </m:sSubSup>
        <m:r>
          <w:ins w:id="48" w:author="作成者">
            <m:rPr>
              <m:scr m:val="script"/>
            </m:rPr>
            <w:rPr>
              <w:rFonts w:ascii="Cambria Math" w:hAnsi="Cambria Math"/>
              <w:color w:val="FF0000"/>
            </w:rPr>
            <m:t>J</m:t>
          </w:ins>
        </m:r>
        <m:d>
          <m:dPr>
            <m:ctrlPr>
              <w:ins w:id="49" w:author="作成者">
                <w:rPr>
                  <w:rFonts w:ascii="Cambria Math" w:hAnsi="Cambria Math"/>
                  <w:i/>
                  <w:iCs/>
                  <w:color w:val="FF0000"/>
                </w:rPr>
              </w:ins>
            </m:ctrlPr>
          </m:dPr>
          <m:e>
            <m:r>
              <w:ins w:id="50" w:author="作成者">
                <w:rPr>
                  <w:rFonts w:ascii="Cambria Math" w:hAnsi="Cambria Math"/>
                  <w:color w:val="FF0000"/>
                </w:rPr>
                <m:t>t,x,q</m:t>
              </w:ins>
            </m:r>
          </m:e>
        </m:d>
        <m:r>
          <w:ins w:id="51" w:author="作成者">
            <w:rPr>
              <w:rFonts w:ascii="Cambria Math" w:hAnsi="Cambria Math"/>
              <w:color w:val="FF0000"/>
            </w:rPr>
            <m:t>≤0,</m:t>
          </w:ins>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=0</m:t>
        </m:r>
        <m:r>
          <w:ins w:id="52" w:author="作成者">
            <w:rPr>
              <w:rFonts w:ascii="Cambria Math" w:hAnsi="Cambria Math"/>
            </w:rPr>
            <m:t>,</m:t>
          </w:ins>
        </m:r>
        <m:sSub>
          <m:sSubPr>
            <m:ctrlPr>
              <w:ins w:id="53" w:author="作成者">
                <w:rPr>
                  <w:rFonts w:ascii="Cambria Math" w:hAnsi="Cambria Math"/>
                  <w:i/>
                  <w:color w:val="FF0000"/>
                </w:rPr>
              </w:ins>
            </m:ctrlPr>
          </m:sSubPr>
          <m:e>
            <m:r>
              <w:ins w:id="54" w:author="作成者">
                <w:rPr>
                  <w:rFonts w:ascii="Cambria Math" w:hAnsi="Cambria Math"/>
                  <w:color w:val="FF0000"/>
                </w:rPr>
                <m:t>μ</m:t>
              </w:ins>
            </m:r>
          </m:e>
          <m:sub>
            <m:r>
              <w:ins w:id="55" w:author="作成者">
                <w:rPr>
                  <w:rFonts w:ascii="Cambria Math" w:hAnsi="Cambria Math"/>
                  <w:color w:val="FF0000"/>
                </w:rPr>
                <m:t>t,T</m:t>
              </w:ins>
            </m:r>
          </m:sub>
        </m:sSub>
        <m:r>
          <w:ins w:id="56" w:author="作成者">
            <w:rPr>
              <w:rFonts w:ascii="Cambria Math" w:hAnsi="Cambria Math"/>
              <w:color w:val="FF0000"/>
            </w:rPr>
            <m:t>&gt;0</m:t>
          </w:ins>
        </m:r>
      </m:oMath>
      <w:r>
        <w:rPr>
          <w:rFonts w:hint="eastAsia"/>
          <w:iCs/>
        </w:rPr>
        <w:t>の時</w:t>
      </w:r>
      <w:commentRangeEnd w:id="43"/>
      <w:r w:rsidR="00EC34D3">
        <w:rPr>
          <w:rStyle w:val="af"/>
        </w:rPr>
        <w:commentReference w:id="43"/>
      </w:r>
      <w:r>
        <w:rPr>
          <w:rFonts w:hint="eastAsia"/>
          <w:iCs/>
        </w:rPr>
        <w:t>に</w:t>
      </w:r>
    </w:p>
    <w:commentRangeStart w:id="57"/>
    <w:p w14:paraId="72DF2ACC" w14:textId="4BC0AC62" w:rsidR="00A32A5E" w:rsidRDefault="008675A7" w:rsidP="00B9273D">
      <w:pPr>
        <w:ind w:firstLineChars="100" w:firstLine="210"/>
        <w:rPr>
          <w:iCs/>
        </w:rPr>
      </w:pPr>
      <m:oMathPara>
        <m:oMath>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d>
                <m:dPr>
                  <m:ctrlPr>
                    <w:rPr>
                      <w:rFonts w:ascii="Cambria Math" w:hAnsi="Cambria Math"/>
                      <w:i/>
                      <w:iCs/>
                    </w:rPr>
                  </m:ctrlPr>
                </m:dPr>
                <m:e>
                  <m:r>
                    <w:rPr>
                      <w:rFonts w:ascii="Cambria Math" w:hAnsi="Cambria Math"/>
                    </w:rPr>
                    <m:t>x</m:t>
                  </m:r>
                </m:e>
              </m:d>
            </m:num>
            <m:den>
              <m:r>
                <w:rPr>
                  <w:rFonts w:ascii="Cambria Math" w:hAnsi="Cambria Math"/>
                </w:rPr>
                <m:t>∂x</m:t>
              </m:r>
            </m:den>
          </m:f>
          <m:r>
            <w:rPr>
              <w:rFonts w:ascii="Cambria Math" w:hAnsi="Cambria Math"/>
            </w:rPr>
            <m:t>≤0</m:t>
          </m:r>
          <w:commentRangeEnd w:id="57"/>
          <m:r>
            <m:rPr>
              <m:sty m:val="p"/>
            </m:rPr>
            <w:rPr>
              <w:rStyle w:val="af"/>
            </w:rPr>
            <w:commentReference w:id="57"/>
          </m:r>
        </m:oMath>
      </m:oMathPara>
    </w:p>
    <w:p w14:paraId="39D6966C" w14:textId="2B1DFB00" w:rsidR="00567EA1" w:rsidRDefault="00567EA1" w:rsidP="004A7F52">
      <w:pPr>
        <w:rPr>
          <w:iCs/>
        </w:rPr>
      </w:pPr>
      <w:r>
        <w:rPr>
          <w:rFonts w:hint="eastAsia"/>
          <w:iCs/>
        </w:rPr>
        <w:t>が成立する．これはリスク性資産</w:t>
      </w:r>
      <w:ins w:id="58" w:author="作成者">
        <w:r w:rsidR="00A53694">
          <w:rPr>
            <w:rFonts w:hint="eastAsia"/>
            <w:iCs/>
          </w:rPr>
          <w:t>の価値</w:t>
        </w:r>
      </w:ins>
      <w:r>
        <w:rPr>
          <w:rFonts w:hint="eastAsia"/>
          <w:iCs/>
        </w:rPr>
        <w:t>が上昇したときに投資比率を低下させ，リスク性資産</w:t>
      </w:r>
      <w:ins w:id="59" w:author="作成者">
        <w:r w:rsidR="00A53694">
          <w:rPr>
            <w:rFonts w:hint="eastAsia"/>
            <w:iCs/>
          </w:rPr>
          <w:t>の価値</w:t>
        </w:r>
      </w:ins>
      <w:r>
        <w:rPr>
          <w:rFonts w:hint="eastAsia"/>
          <w:iCs/>
        </w:rPr>
        <w:t>が下落したときに投資比率を上昇させる戦略を意味する．</w:t>
      </w:r>
    </w:p>
    <w:p w14:paraId="1911DCF4" w14:textId="5D562D7E" w:rsidR="00872364" w:rsidRDefault="00872364" w:rsidP="004A7F52">
      <w:pPr>
        <w:rPr>
          <w:iCs/>
        </w:rPr>
      </w:pPr>
    </w:p>
    <w:p w14:paraId="6498A2ED" w14:textId="77777777" w:rsidR="004A7144" w:rsidRDefault="00872364" w:rsidP="00872364">
      <w:pPr>
        <w:ind w:firstLineChars="100" w:firstLine="210"/>
        <w:rPr>
          <w:iCs/>
        </w:rPr>
      </w:pPr>
      <w:r>
        <w:rPr>
          <w:rFonts w:hint="eastAsia"/>
          <w:iCs/>
        </w:rPr>
        <w:t>仮にリスク資産のパフォーマンスが平均的なパスよりも良い場合，投資家の富はその期待値よりも大きくなる．この時，上述の性質により</w:t>
      </w:r>
      <w:r w:rsidR="00CB5411">
        <w:rPr>
          <w:rFonts w:hint="eastAsia"/>
          <w:iCs/>
        </w:rPr>
        <w:t>リスク資産の</w:t>
      </w:r>
    </w:p>
    <w:p w14:paraId="4E1C2519" w14:textId="1A5C5E41" w:rsidR="00872364" w:rsidRDefault="00872364" w:rsidP="00872364">
      <w:pPr>
        <w:ind w:firstLineChars="100" w:firstLine="210"/>
        <w:rPr>
          <w:iCs/>
        </w:rPr>
      </w:pPr>
      <w:r>
        <w:rPr>
          <w:rFonts w:hint="eastAsia"/>
          <w:iCs/>
        </w:rPr>
        <w:t>最適投資比率はグライドパスよりも小さくなる．</w:t>
      </w:r>
    </w:p>
    <w:p w14:paraId="698554DB" w14:textId="795A7745" w:rsidR="00872364" w:rsidRPr="00872364" w:rsidRDefault="008675A7" w:rsidP="00872364">
      <w:pPr>
        <w:ind w:firstLineChars="100" w:firstLine="21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 xml:space="preserve"> ⇒</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oMath>
      </m:oMathPara>
    </w:p>
    <w:p w14:paraId="2913D936" w14:textId="6E69BA87" w:rsidR="00454B2E" w:rsidRPr="002148EA" w:rsidRDefault="0091017E" w:rsidP="00454B2E">
      <w:pPr>
        <w:rPr>
          <w:iCs/>
        </w:rPr>
      </w:pPr>
      <w:r>
        <w:rPr>
          <w:iCs/>
        </w:rPr>
        <w:fldChar w:fldCharType="begin"/>
      </w:r>
      <w:r>
        <w:rPr>
          <w:iCs/>
        </w:rPr>
        <w:instrText xml:space="preserve"> </w:instrText>
      </w:r>
      <w:r>
        <w:rPr>
          <w:rFonts w:hint="eastAsia"/>
          <w:iCs/>
        </w:rPr>
        <w:instrText>REF _Ref92782300 \h</w:instrText>
      </w:r>
      <w:r>
        <w:rPr>
          <w:iCs/>
        </w:rPr>
        <w:instrText xml:space="preserve"> </w:instrText>
      </w:r>
      <w:r>
        <w:rPr>
          <w:iCs/>
        </w:rPr>
      </w:r>
      <w:r>
        <w:rPr>
          <w:iCs/>
        </w:rPr>
        <w:fldChar w:fldCharType="separate"/>
      </w:r>
      <w:r>
        <w:t xml:space="preserve">図 </w:t>
      </w:r>
      <w:r>
        <w:rPr>
          <w:noProof/>
        </w:rPr>
        <w:t>10</w:t>
      </w:r>
      <w:r>
        <w:rPr>
          <w:iCs/>
        </w:rPr>
        <w:fldChar w:fldCharType="end"/>
      </w:r>
      <w:r w:rsidR="00454B2E">
        <w:rPr>
          <w:rFonts w:hint="eastAsia"/>
          <w:iCs/>
        </w:rPr>
        <w:t>には</w:t>
      </w:r>
      <w:ins w:id="60" w:author="作成者">
        <w:r w:rsidR="002148EA">
          <w:rPr>
            <w:iCs/>
          </w:rPr>
          <w:fldChar w:fldCharType="begin"/>
        </w:r>
        <w:r w:rsidR="002148EA">
          <w:rPr>
            <w:iCs/>
          </w:rPr>
          <w:instrText xml:space="preserve"> </w:instrText>
        </w:r>
        <w:r w:rsidR="002148EA">
          <w:rPr>
            <w:rFonts w:hint="eastAsia"/>
            <w:iCs/>
          </w:rPr>
          <w:instrText>REF _Ref95064235 \r \h</w:instrText>
        </w:r>
        <w:r w:rsidR="002148EA">
          <w:rPr>
            <w:iCs/>
          </w:rPr>
          <w:instrText xml:space="preserve"> </w:instrText>
        </w:r>
      </w:ins>
      <w:r w:rsidR="002148EA">
        <w:rPr>
          <w:iCs/>
        </w:rPr>
      </w:r>
      <w:r w:rsidR="002148EA">
        <w:rPr>
          <w:iCs/>
        </w:rPr>
        <w:fldChar w:fldCharType="separate"/>
      </w:r>
      <w:ins w:id="61" w:author="作成者">
        <w:r w:rsidR="002148EA">
          <w:rPr>
            <w:iCs/>
          </w:rPr>
          <w:t>3.2</w:t>
        </w:r>
        <w:r w:rsidR="002148EA">
          <w:rPr>
            <w:iCs/>
          </w:rPr>
          <w:fldChar w:fldCharType="end"/>
        </w:r>
        <w:r w:rsidR="002148EA">
          <w:rPr>
            <w:rFonts w:hint="eastAsia"/>
            <w:iCs/>
          </w:rPr>
          <w:t>節で使用した設定と同じ設定で，</w:t>
        </w:r>
      </w:ins>
      <w:r w:rsidR="00454B2E">
        <w:rPr>
          <w:rFonts w:hint="eastAsia"/>
          <w:iCs/>
        </w:rPr>
        <w:t>グライドパス</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454B2E">
        <w:rPr>
          <w:rFonts w:hint="eastAsia"/>
          <w:iCs/>
        </w:rPr>
        <w:t>に対応したアセットアロケーション</w:t>
      </w:r>
      <w:r w:rsidR="00AE6F2D">
        <w:rPr>
          <w:rFonts w:hint="eastAsia"/>
          <w:iCs/>
        </w:rPr>
        <w:t>で運用した場合の</w:t>
      </w:r>
      <w:r w:rsidR="00454B2E">
        <w:rPr>
          <w:rFonts w:hint="eastAsia"/>
          <w:iCs/>
        </w:rPr>
        <w:t>満期</w:t>
      </w:r>
      <m:oMath>
        <m:r>
          <w:rPr>
            <w:rFonts w:ascii="Cambria Math" w:hAnsi="Cambria Math" w:hint="eastAsia"/>
          </w:rPr>
          <m:t>T</m:t>
        </m:r>
      </m:oMath>
      <w:r w:rsidR="00454B2E">
        <w:rPr>
          <w:rFonts w:hint="eastAsia"/>
          <w:iCs/>
        </w:rPr>
        <w:t>における</w:t>
      </w:r>
      <w:r w:rsidR="00AE6F2D">
        <w:rPr>
          <w:rFonts w:hint="eastAsia"/>
          <w:iCs/>
        </w:rPr>
        <w:t>ファンドの価値と，最適投資比率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AE6F2D">
        <w:rPr>
          <w:rFonts w:hint="eastAsia"/>
          <w:iCs/>
        </w:rPr>
        <w:t>で投資した場合の満期</w:t>
      </w:r>
      <m:oMath>
        <m:r>
          <w:rPr>
            <w:rFonts w:ascii="Cambria Math" w:hAnsi="Cambria Math"/>
          </w:rPr>
          <m:t>T</m:t>
        </m:r>
      </m:oMath>
      <w:r w:rsidR="00AE6F2D">
        <w:rPr>
          <w:rFonts w:hint="eastAsia"/>
          <w:iCs/>
        </w:rPr>
        <w:t>におけるファンドの価値をプロットしたグラフを記載している．</w:t>
      </w:r>
      <w:ins w:id="62" w:author="作成者">
        <w:r w:rsidR="000C419A" w:rsidRPr="000C419A">
          <w:rPr>
            <w:rFonts w:hint="eastAsia"/>
            <w:iCs/>
            <w:color w:val="FF0000"/>
          </w:rPr>
          <w:t>なお，</w:t>
        </w:r>
      </w:ins>
      <m:oMath>
        <m:sSub>
          <m:sSubPr>
            <m:ctrlPr>
              <w:ins w:id="63" w:author="作成者">
                <w:rPr>
                  <w:rFonts w:ascii="Cambria Math" w:hAnsi="Cambria Math"/>
                  <w:i/>
                  <w:iCs/>
                  <w:color w:val="FF0000"/>
                </w:rPr>
              </w:ins>
            </m:ctrlPr>
          </m:sSubPr>
          <m:e>
            <m:r>
              <w:ins w:id="64" w:author="作成者">
                <w:rPr>
                  <w:rFonts w:ascii="Cambria Math" w:hAnsi="Cambria Math"/>
                  <w:color w:val="FF0000"/>
                </w:rPr>
                <m:t>g</m:t>
              </w:ins>
            </m:r>
          </m:e>
          <m:sub>
            <m:r>
              <w:ins w:id="65" w:author="作成者">
                <w:rPr>
                  <w:rFonts w:ascii="Cambria Math" w:hAnsi="Cambria Math"/>
                  <w:color w:val="FF0000"/>
                </w:rPr>
                <m:t>t</m:t>
              </w:ins>
            </m:r>
          </m:sub>
        </m:sSub>
      </m:oMath>
      <w:ins w:id="66" w:author="作成者">
        <w:r w:rsidR="000C419A" w:rsidRPr="000C419A">
          <w:rPr>
            <w:rFonts w:hint="eastAsia"/>
            <w:iCs/>
            <w:color w:val="FF0000"/>
          </w:rPr>
          <w:t>は初期時点における</w:t>
        </w:r>
      </w:ins>
      <m:oMath>
        <m:sSubSup>
          <m:sSubSupPr>
            <m:ctrlPr>
              <w:ins w:id="67" w:author="作成者">
                <w:rPr>
                  <w:rFonts w:ascii="Cambria Math" w:hAnsi="Cambria Math"/>
                  <w:i/>
                  <w:iCs/>
                  <w:color w:val="FF0000"/>
                </w:rPr>
              </w:ins>
            </m:ctrlPr>
          </m:sSubSupPr>
          <m:e>
            <m:r>
              <w:ins w:id="68" w:author="作成者">
                <w:rPr>
                  <w:rFonts w:ascii="Cambria Math" w:hAnsi="Cambria Math"/>
                  <w:color w:val="FF0000"/>
                </w:rPr>
                <m:t>α</m:t>
              </w:ins>
            </m:r>
          </m:e>
          <m:sub>
            <m:r>
              <w:ins w:id="69" w:author="作成者">
                <w:rPr>
                  <w:rFonts w:ascii="Cambria Math" w:hAnsi="Cambria Math"/>
                  <w:color w:val="FF0000"/>
                </w:rPr>
                <m:t>t</m:t>
              </w:ins>
            </m:r>
          </m:sub>
          <m:sup>
            <m:r>
              <w:ins w:id="70" w:author="作成者">
                <w:rPr>
                  <w:rFonts w:ascii="Cambria Math" w:hAnsi="Cambria Math"/>
                  <w:color w:val="FF0000"/>
                </w:rPr>
                <m:t>*</m:t>
              </w:ins>
            </m:r>
          </m:sup>
        </m:sSubSup>
      </m:oMath>
      <w:ins w:id="71" w:author="作成者">
        <w:r w:rsidR="000C419A" w:rsidRPr="000C419A">
          <w:rPr>
            <w:rFonts w:hint="eastAsia"/>
            <w:iCs/>
            <w:color w:val="FF0000"/>
          </w:rPr>
          <w:t>の期待値で表されるため，値としては1つのパスしか得られないものの，リスク資産や割引債の価値がパスによって変動するため，</w:t>
        </w:r>
      </w:ins>
      <m:oMath>
        <m:sSub>
          <m:sSubPr>
            <m:ctrlPr>
              <w:ins w:id="72" w:author="作成者">
                <w:rPr>
                  <w:rFonts w:ascii="Cambria Math" w:hAnsi="Cambria Math"/>
                  <w:i/>
                  <w:iCs/>
                  <w:color w:val="FF0000"/>
                </w:rPr>
              </w:ins>
            </m:ctrlPr>
          </m:sSubPr>
          <m:e>
            <m:r>
              <w:ins w:id="73" w:author="作成者">
                <w:rPr>
                  <w:rFonts w:ascii="Cambria Math" w:hAnsi="Cambria Math"/>
                  <w:color w:val="FF0000"/>
                </w:rPr>
                <m:t>g</m:t>
              </w:ins>
            </m:r>
          </m:e>
          <m:sub>
            <m:r>
              <w:ins w:id="74" w:author="作成者">
                <w:rPr>
                  <w:rFonts w:ascii="Cambria Math" w:hAnsi="Cambria Math"/>
                  <w:color w:val="FF0000"/>
                </w:rPr>
                <m:t>t</m:t>
              </w:ins>
            </m:r>
          </m:sub>
        </m:sSub>
      </m:oMath>
      <w:ins w:id="75" w:author="作成者">
        <w:r w:rsidR="000C419A" w:rsidRPr="000C419A">
          <w:rPr>
            <w:rFonts w:hint="eastAsia"/>
            <w:iCs/>
            <w:color w:val="FF0000"/>
          </w:rPr>
          <w:t>で運用した場合のターゲットデイトファンドの価値はパスによって異なる．</w:t>
        </w:r>
      </w:ins>
      <w:r w:rsidR="00AE6F2D" w:rsidRPr="002148EA">
        <w:rPr>
          <w:rFonts w:hint="eastAsia"/>
          <w:iCs/>
          <w:color w:val="FF0000"/>
        </w:rPr>
        <w:t>ファンドの価値が大きければ，</w:t>
      </w:r>
      <m:oMath>
        <m:r>
          <w:rPr>
            <w:rFonts w:ascii="Cambria Math" w:hAnsi="Cambria Math" w:hint="eastAsia"/>
            <w:color w:val="FF0000"/>
          </w:rPr>
          <m:t>X</m:t>
        </m:r>
        <m:d>
          <m:dPr>
            <m:ctrlPr>
              <w:rPr>
                <w:rFonts w:ascii="Cambria Math" w:hAnsi="Cambria Math"/>
                <w:i/>
                <w:iCs/>
                <w:color w:val="FF0000"/>
              </w:rPr>
            </m:ctrlPr>
          </m:dPr>
          <m:e>
            <m:r>
              <w:rPr>
                <w:rFonts w:ascii="Cambria Math" w:hAnsi="Cambria Math" w:hint="eastAsia"/>
                <w:color w:val="FF0000"/>
              </w:rPr>
              <m:t>T</m:t>
            </m:r>
            <m:r>
              <w:rPr>
                <w:rFonts w:ascii="Cambria Math" w:hAnsi="Cambria Math"/>
                <w:color w:val="FF0000"/>
              </w:rPr>
              <m:t>;</m:t>
            </m:r>
            <m:sSubSup>
              <m:sSubSupPr>
                <m:ctrlPr>
                  <w:rPr>
                    <w:rFonts w:ascii="Cambria Math" w:hAnsi="Cambria Math"/>
                    <w:i/>
                    <w:iCs/>
                    <w:color w:val="FF0000"/>
                  </w:rPr>
                </m:ctrlPr>
              </m:sSubSupPr>
              <m:e>
                <m:r>
                  <w:rPr>
                    <w:rFonts w:ascii="Cambria Math" w:hAnsi="Cambria Math"/>
                    <w:color w:val="FF0000"/>
                  </w:rPr>
                  <m:t>α</m:t>
                </m:r>
              </m:e>
              <m:sub>
                <m:r>
                  <w:rPr>
                    <w:rFonts w:ascii="Cambria Math" w:hAnsi="Cambria Math"/>
                    <w:color w:val="FF0000"/>
                  </w:rPr>
                  <m:t>t</m:t>
                </m:r>
              </m:sub>
              <m:sup>
                <m:r>
                  <w:rPr>
                    <w:rFonts w:ascii="Cambria Math" w:hAnsi="Cambria Math"/>
                    <w:color w:val="FF0000"/>
                  </w:rPr>
                  <m:t>*</m:t>
                </m:r>
              </m:sup>
            </m:sSubSup>
          </m:e>
        </m:d>
      </m:oMath>
      <w:r w:rsidR="00AE6F2D" w:rsidRPr="002148EA">
        <w:rPr>
          <w:rFonts w:hint="eastAsia"/>
          <w:iCs/>
          <w:color w:val="FF0000"/>
        </w:rPr>
        <w:t>よりも</w:t>
      </w:r>
      <m:oMath>
        <m:r>
          <w:rPr>
            <w:rFonts w:ascii="Cambria Math" w:hAnsi="Cambria Math" w:hint="eastAsia"/>
            <w:color w:val="FF0000"/>
          </w:rPr>
          <m:t>X</m:t>
        </m:r>
        <m:d>
          <m:dPr>
            <m:ctrlPr>
              <w:rPr>
                <w:rFonts w:ascii="Cambria Math" w:hAnsi="Cambria Math"/>
                <w:i/>
                <w:iCs/>
                <w:color w:val="FF0000"/>
              </w:rPr>
            </m:ctrlPr>
          </m:dPr>
          <m:e>
            <m:r>
              <w:rPr>
                <w:rFonts w:ascii="Cambria Math" w:hAnsi="Cambria Math" w:hint="eastAsia"/>
                <w:color w:val="FF0000"/>
              </w:rPr>
              <m:t>T</m:t>
            </m:r>
            <m:r>
              <w:rPr>
                <w:rFonts w:ascii="Cambria Math" w:hAnsi="Cambria Math"/>
                <w:color w:val="FF0000"/>
              </w:rPr>
              <m:t>;</m:t>
            </m:r>
            <m:sSub>
              <m:sSubPr>
                <m:ctrlPr>
                  <w:ins w:id="76" w:author="作成者">
                    <w:rPr>
                      <w:rFonts w:ascii="Cambria Math" w:hAnsi="Cambria Math"/>
                      <w:i/>
                      <w:color w:val="FF0000"/>
                    </w:rPr>
                  </w:ins>
                </m:ctrlPr>
              </m:sSubPr>
              <m:e>
                <m:r>
                  <w:ins w:id="77" w:author="作成者">
                    <w:rPr>
                      <w:rFonts w:ascii="Cambria Math" w:hAnsi="Cambria Math"/>
                      <w:color w:val="FF0000"/>
                    </w:rPr>
                    <m:t>g</m:t>
                  </w:ins>
                </m:r>
              </m:e>
              <m:sub>
                <m:r>
                  <w:ins w:id="78" w:author="作成者">
                    <w:rPr>
                      <w:rFonts w:ascii="Cambria Math" w:hAnsi="Cambria Math"/>
                      <w:color w:val="FF0000"/>
                    </w:rPr>
                    <m:t>t</m:t>
                  </w:ins>
                </m:r>
              </m:sub>
            </m:sSub>
            <m:sSubSup>
              <m:sSubSupPr>
                <m:ctrlPr>
                  <w:del w:id="79" w:author="作成者">
                    <w:rPr>
                      <w:rFonts w:ascii="Cambria Math" w:hAnsi="Cambria Math"/>
                      <w:i/>
                      <w:iCs/>
                      <w:color w:val="FF0000"/>
                    </w:rPr>
                  </w:del>
                </m:ctrlPr>
              </m:sSubSupPr>
              <m:e>
                <m:r>
                  <w:del w:id="80" w:author="作成者">
                    <w:rPr>
                      <w:rFonts w:ascii="Cambria Math" w:hAnsi="Cambria Math"/>
                      <w:color w:val="FF0000"/>
                    </w:rPr>
                    <m:t>g</m:t>
                  </w:del>
                </m:r>
              </m:e>
              <m:sub>
                <m:r>
                  <w:del w:id="81" w:author="作成者">
                    <w:rPr>
                      <w:rFonts w:ascii="Cambria Math" w:hAnsi="Cambria Math"/>
                      <w:color w:val="FF0000"/>
                    </w:rPr>
                    <m:t>t</m:t>
                  </w:del>
                </m:r>
              </m:sub>
              <m:sup>
                <m:r>
                  <w:del w:id="82" w:author="作成者">
                    <w:rPr>
                      <w:rFonts w:ascii="Cambria Math" w:hAnsi="Cambria Math"/>
                      <w:color w:val="FF0000"/>
                    </w:rPr>
                    <m:t>*</m:t>
                  </w:del>
                </m:r>
              </m:sup>
            </m:sSubSup>
          </m:e>
        </m:d>
      </m:oMath>
      <w:r w:rsidR="00AE6F2D" w:rsidRPr="002148EA">
        <w:rPr>
          <w:rFonts w:hint="eastAsia"/>
          <w:iCs/>
          <w:color w:val="FF0000"/>
        </w:rPr>
        <w:t>の方が大きくなっている</w:t>
      </w:r>
      <w:ins w:id="83" w:author="作成者">
        <w:r w:rsidR="003B7DD3" w:rsidRPr="002148EA">
          <w:rPr>
            <w:rFonts w:hint="eastAsia"/>
            <w:iCs/>
            <w:color w:val="FF0000"/>
          </w:rPr>
          <w:t>．つまり，</w:t>
        </w:r>
      </w:ins>
      <m:oMath>
        <m:sSubSup>
          <m:sSubSupPr>
            <m:ctrlPr>
              <w:ins w:id="84" w:author="作成者">
                <w:rPr>
                  <w:rFonts w:ascii="Cambria Math" w:hAnsi="Cambria Math"/>
                  <w:i/>
                  <w:iCs/>
                  <w:color w:val="FF0000"/>
                </w:rPr>
              </w:ins>
            </m:ctrlPr>
          </m:sSubSupPr>
          <m:e>
            <m:r>
              <w:ins w:id="85" w:author="作成者">
                <w:rPr>
                  <w:rFonts w:ascii="Cambria Math" w:hAnsi="Cambria Math"/>
                  <w:color w:val="FF0000"/>
                </w:rPr>
                <m:t>α</m:t>
              </w:ins>
            </m:r>
          </m:e>
          <m:sub>
            <m:r>
              <w:ins w:id="86" w:author="作成者">
                <w:rPr>
                  <w:rFonts w:ascii="Cambria Math" w:hAnsi="Cambria Math"/>
                  <w:color w:val="FF0000"/>
                </w:rPr>
                <m:t>t</m:t>
              </w:ins>
            </m:r>
          </m:sub>
          <m:sup>
            <m:r>
              <w:ins w:id="87" w:author="作成者">
                <w:rPr>
                  <w:rFonts w:ascii="Cambria Math" w:hAnsi="Cambria Math"/>
                  <w:color w:val="FF0000"/>
                </w:rPr>
                <m:t>*</m:t>
              </w:ins>
            </m:r>
          </m:sup>
        </m:sSubSup>
        <m:r>
          <w:ins w:id="88" w:author="作成者">
            <w:rPr>
              <w:rFonts w:ascii="Cambria Math" w:hAnsi="Cambria Math"/>
              <w:color w:val="FF0000"/>
            </w:rPr>
            <m:t>≤</m:t>
          </w:ins>
        </m:r>
        <m:sSub>
          <m:sSubPr>
            <m:ctrlPr>
              <w:ins w:id="89" w:author="作成者">
                <w:rPr>
                  <w:rFonts w:ascii="Cambria Math" w:hAnsi="Cambria Math"/>
                  <w:i/>
                  <w:iCs/>
                  <w:color w:val="FF0000"/>
                </w:rPr>
              </w:ins>
            </m:ctrlPr>
          </m:sSubPr>
          <m:e>
            <m:r>
              <w:ins w:id="90" w:author="作成者">
                <w:rPr>
                  <w:rFonts w:ascii="Cambria Math" w:hAnsi="Cambria Math"/>
                  <w:color w:val="FF0000"/>
                </w:rPr>
                <m:t>g</m:t>
              </w:ins>
            </m:r>
          </m:e>
          <m:sub>
            <m:r>
              <w:ins w:id="91" w:author="作成者">
                <w:rPr>
                  <w:rFonts w:ascii="Cambria Math" w:hAnsi="Cambria Math"/>
                  <w:color w:val="FF0000"/>
                </w:rPr>
                <m:t>t</m:t>
              </w:ins>
            </m:r>
          </m:sub>
        </m:sSub>
      </m:oMath>
      <w:ins w:id="92" w:author="作成者">
        <w:r w:rsidR="003B7DD3" w:rsidRPr="002148EA">
          <w:rPr>
            <w:rFonts w:hint="eastAsia"/>
            <w:iCs/>
            <w:color w:val="FF0000"/>
          </w:rPr>
          <w:t>である．一方で，ファンドの価値が小さい場合は，</w:t>
        </w:r>
        <w:r w:rsidR="002148EA" w:rsidRPr="002148EA">
          <w:rPr>
            <w:rFonts w:hint="eastAsia"/>
            <w:iCs/>
            <w:color w:val="FF0000"/>
          </w:rPr>
          <w:t>ファンドの</w:t>
        </w:r>
        <w:r w:rsidR="003B7DD3" w:rsidRPr="002148EA">
          <w:rPr>
            <w:rFonts w:hint="eastAsia"/>
            <w:iCs/>
            <w:color w:val="FF0000"/>
          </w:rPr>
          <w:t>期待値との差が小さくなるため，</w:t>
        </w:r>
      </w:ins>
      <m:oMath>
        <m:sSubSup>
          <m:sSubSupPr>
            <m:ctrlPr>
              <w:ins w:id="93" w:author="作成者">
                <w:rPr>
                  <w:rFonts w:ascii="Cambria Math" w:hAnsi="Cambria Math"/>
                  <w:i/>
                  <w:iCs/>
                  <w:color w:val="FF0000"/>
                </w:rPr>
              </w:ins>
            </m:ctrlPr>
          </m:sSubSupPr>
          <m:e>
            <m:r>
              <w:ins w:id="94" w:author="作成者">
                <w:rPr>
                  <w:rFonts w:ascii="Cambria Math" w:hAnsi="Cambria Math"/>
                  <w:color w:val="FF0000"/>
                </w:rPr>
                <m:t>α</m:t>
              </w:ins>
            </m:r>
          </m:e>
          <m:sub>
            <m:r>
              <w:ins w:id="95" w:author="作成者">
                <w:rPr>
                  <w:rFonts w:ascii="Cambria Math" w:hAnsi="Cambria Math"/>
                  <w:color w:val="FF0000"/>
                </w:rPr>
                <m:t>t</m:t>
              </w:ins>
            </m:r>
          </m:sub>
          <m:sup>
            <m:r>
              <w:ins w:id="96" w:author="作成者">
                <w:rPr>
                  <w:rFonts w:ascii="Cambria Math" w:hAnsi="Cambria Math"/>
                  <w:color w:val="FF0000"/>
                </w:rPr>
                <m:t>*</m:t>
              </w:ins>
            </m:r>
          </m:sup>
        </m:sSubSup>
        <m:r>
          <w:ins w:id="97" w:author="作成者">
            <w:rPr>
              <w:rFonts w:ascii="Cambria Math" w:hAnsi="Cambria Math"/>
              <w:color w:val="FF0000"/>
            </w:rPr>
            <m:t>≈</m:t>
          </w:ins>
        </m:r>
        <m:sSub>
          <m:sSubPr>
            <m:ctrlPr>
              <w:ins w:id="98" w:author="作成者">
                <w:rPr>
                  <w:rFonts w:ascii="Cambria Math" w:hAnsi="Cambria Math"/>
                  <w:i/>
                  <w:iCs/>
                  <w:color w:val="FF0000"/>
                </w:rPr>
              </w:ins>
            </m:ctrlPr>
          </m:sSubPr>
          <m:e>
            <m:r>
              <w:ins w:id="99" w:author="作成者">
                <w:rPr>
                  <w:rFonts w:ascii="Cambria Math" w:hAnsi="Cambria Math"/>
                  <w:color w:val="FF0000"/>
                </w:rPr>
                <m:t>g</m:t>
              </w:ins>
            </m:r>
          </m:e>
          <m:sub>
            <m:r>
              <w:ins w:id="100" w:author="作成者">
                <w:rPr>
                  <w:rFonts w:ascii="Cambria Math" w:hAnsi="Cambria Math"/>
                  <w:color w:val="FF0000"/>
                </w:rPr>
                <m:t>t</m:t>
              </w:ins>
            </m:r>
          </m:sub>
        </m:sSub>
      </m:oMath>
      <w:ins w:id="101" w:author="作成者">
        <w:r w:rsidR="002148EA" w:rsidRPr="002148EA">
          <w:rPr>
            <w:rFonts w:hint="eastAsia"/>
            <w:iCs/>
            <w:color w:val="FF0000"/>
          </w:rPr>
          <w:t>となる．</w:t>
        </w:r>
      </w:ins>
      <w:del w:id="102" w:author="作成者">
        <w:r w:rsidR="00AE6F2D" w:rsidRPr="002148EA" w:rsidDel="003B7DD3">
          <w:rPr>
            <w:rFonts w:hint="eastAsia"/>
            <w:iCs/>
          </w:rPr>
          <w:delText>が，ファンドの価値が小さければその差が小さいことがわかる．</w:delText>
        </w:r>
      </w:del>
    </w:p>
    <w:p w14:paraId="6370E6C3" w14:textId="5FD2AE2F" w:rsidR="00AE6F2D" w:rsidRDefault="00AE6F2D" w:rsidP="00454B2E">
      <w:pPr>
        <w:rPr>
          <w:iCs/>
        </w:rPr>
      </w:pPr>
    </w:p>
    <w:p w14:paraId="48D652A0" w14:textId="77777777" w:rsidR="0091017E" w:rsidRDefault="00074ADE" w:rsidP="0091017E">
      <w:pPr>
        <w:keepNext/>
        <w:jc w:val="center"/>
      </w:pPr>
      <w:r>
        <w:rPr>
          <w:iCs/>
          <w:noProof/>
        </w:rPr>
        <w:lastRenderedPageBreak/>
        <w:drawing>
          <wp:inline distT="0" distB="0" distL="0" distR="0" wp14:anchorId="4D37DFF9" wp14:editId="3A4D1A96">
            <wp:extent cx="3676389" cy="2840613"/>
            <wp:effectExtent l="0" t="0" r="63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7687" cy="2849343"/>
                    </a:xfrm>
                    <a:prstGeom prst="rect">
                      <a:avLst/>
                    </a:prstGeom>
                    <a:noFill/>
                    <a:ln>
                      <a:noFill/>
                    </a:ln>
                  </pic:spPr>
                </pic:pic>
              </a:graphicData>
            </a:graphic>
          </wp:inline>
        </w:drawing>
      </w:r>
    </w:p>
    <w:p w14:paraId="7E3DA621" w14:textId="5B74F186" w:rsidR="00AD4F8B" w:rsidRDefault="0091017E" w:rsidP="0091017E">
      <w:pPr>
        <w:pStyle w:val="a9"/>
        <w:jc w:val="center"/>
        <w:rPr>
          <w:iCs/>
        </w:rPr>
      </w:pPr>
      <w:bookmarkStart w:id="103" w:name="_Ref92782300"/>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10</w:t>
      </w:r>
      <w:r w:rsidR="008675A7">
        <w:rPr>
          <w:noProof/>
        </w:rPr>
        <w:fldChar w:fldCharType="end"/>
      </w:r>
      <w:bookmarkEnd w:id="103"/>
      <w:r>
        <w:rPr>
          <w:rFonts w:hint="eastAsia"/>
        </w:rPr>
        <w:t xml:space="preserve">　ファンド価値の関係</w:t>
      </w:r>
    </w:p>
    <w:p w14:paraId="19451D17" w14:textId="77777777" w:rsidR="00C4344B" w:rsidRDefault="00C4344B" w:rsidP="00074ADE">
      <w:pPr>
        <w:jc w:val="center"/>
        <w:rPr>
          <w:iCs/>
        </w:rPr>
      </w:pPr>
    </w:p>
    <w:p w14:paraId="159EC32E" w14:textId="77777777" w:rsidR="00074ADE" w:rsidRDefault="00074ADE" w:rsidP="00454B2E">
      <w:pPr>
        <w:rPr>
          <w:iCs/>
        </w:rPr>
      </w:pPr>
    </w:p>
    <w:p w14:paraId="422BD523" w14:textId="1B704305" w:rsidR="00AE6F2D" w:rsidRDefault="00833960" w:rsidP="00833960">
      <w:pPr>
        <w:ind w:firstLineChars="100" w:firstLine="210"/>
      </w:pPr>
      <w:r>
        <w:rPr>
          <w:rFonts w:hint="eastAsia"/>
        </w:rPr>
        <w:t>この事実が得られるのはリスク資産が幾何ブラウン運動であると仮定したためである．</w:t>
      </w:r>
      <w:commentRangeStart w:id="104"/>
      <w:r>
        <w:rPr>
          <w:rFonts w:hint="eastAsia"/>
        </w:rPr>
        <w:t>もしリスク資産が平均回帰的である場合，</w:t>
      </w:r>
      <w:commentRangeStart w:id="105"/>
      <w:r>
        <w:rPr>
          <w:rFonts w:hint="eastAsia"/>
        </w:rPr>
        <w:t>グライドパスは最適投資比率よりも小さくなると考えられる．</w:t>
      </w:r>
      <w:commentRangeEnd w:id="104"/>
      <w:r>
        <w:rPr>
          <w:rStyle w:val="af"/>
        </w:rPr>
        <w:commentReference w:id="104"/>
      </w:r>
      <w:r w:rsidR="003A10BF">
        <w:rPr>
          <w:rFonts w:hint="eastAsia"/>
        </w:rPr>
        <w:t>この理由はリスク資産への投資比率を市場が好調な時に上昇させ，市場が低調な時に低下させるためである．最適投資比率の場合はその逆である．</w:t>
      </w:r>
      <w:commentRangeEnd w:id="105"/>
      <w:r w:rsidR="003A10BF">
        <w:rPr>
          <w:rStyle w:val="af"/>
        </w:rPr>
        <w:commentReference w:id="105"/>
      </w:r>
    </w:p>
    <w:p w14:paraId="3CC7C6C5" w14:textId="2A0572BE" w:rsidR="003A10BF" w:rsidDel="00A52CA1" w:rsidRDefault="003A10BF" w:rsidP="00833960">
      <w:pPr>
        <w:ind w:firstLineChars="100" w:firstLine="210"/>
        <w:rPr>
          <w:del w:id="106" w:author="作成者"/>
        </w:rPr>
      </w:pPr>
    </w:p>
    <w:p w14:paraId="35134FE6" w14:textId="0B308FB8" w:rsidR="003A10BF" w:rsidDel="00A52CA1" w:rsidRDefault="003A10BF" w:rsidP="00833960">
      <w:pPr>
        <w:ind w:firstLineChars="100" w:firstLine="210"/>
        <w:rPr>
          <w:del w:id="107" w:author="作成者"/>
        </w:rPr>
      </w:pPr>
      <w:commentRangeStart w:id="108"/>
      <w:del w:id="109" w:author="作成者">
        <w:r w:rsidDel="00A52CA1">
          <w:rPr>
            <w:rFonts w:hint="eastAsia"/>
          </w:rPr>
          <w:delText>本節の最初の式は</w:delText>
        </w:r>
        <w:r w:rsidR="00133E0F" w:rsidDel="00A52CA1">
          <w:rPr>
            <w:rFonts w:hint="eastAsia"/>
          </w:rPr>
          <w:delText>掛け金が確率的で</w:delText>
        </w:r>
      </w:del>
      <m:oMath>
        <m:sSup>
          <m:sSupPr>
            <m:ctrlPr>
              <w:del w:id="110" w:author="作成者">
                <w:rPr>
                  <w:rFonts w:ascii="Cambria Math" w:hAnsi="Cambria Math"/>
                  <w:i/>
                </w:rPr>
              </w:del>
            </m:ctrlPr>
          </m:sSupPr>
          <m:e>
            <m:r>
              <w:del w:id="111" w:author="作成者">
                <w:rPr>
                  <w:rFonts w:ascii="Cambria Math" w:hAnsi="Cambria Math"/>
                </w:rPr>
                <m:t>ρ</m:t>
              </w:del>
            </m:r>
          </m:e>
          <m:sup>
            <m:r>
              <w:del w:id="112" w:author="作成者">
                <w:rPr>
                  <w:rFonts w:ascii="Cambria Math" w:hAnsi="Cambria Math"/>
                </w:rPr>
                <m:t>⋆</m:t>
              </w:del>
            </m:r>
          </m:sup>
        </m:sSup>
        <m:r>
          <w:del w:id="113" w:author="作成者">
            <w:rPr>
              <w:rFonts w:ascii="Cambria Math" w:hAnsi="Cambria Math"/>
            </w:rPr>
            <m:t>≥0</m:t>
          </w:del>
        </m:r>
      </m:oMath>
      <w:del w:id="114" w:author="作成者">
        <w:r w:rsidR="00133E0F" w:rsidDel="00A52CA1">
          <w:rPr>
            <w:rFonts w:hint="eastAsia"/>
          </w:rPr>
          <w:delText>の時に妥当である．</w:delText>
        </w:r>
        <w:commentRangeEnd w:id="108"/>
        <w:r w:rsidR="006A4ACE" w:rsidDel="00A52CA1">
          <w:rPr>
            <w:rStyle w:val="af"/>
          </w:rPr>
          <w:commentReference w:id="108"/>
        </w:r>
      </w:del>
    </w:p>
    <w:p w14:paraId="19619D01" w14:textId="77777777" w:rsidR="00133E0F" w:rsidRPr="004E12AB" w:rsidRDefault="00133E0F" w:rsidP="00133E0F">
      <w:pPr>
        <w:rPr>
          <w:b/>
          <w:bCs/>
          <w:szCs w:val="21"/>
        </w:rPr>
      </w:pPr>
    </w:p>
    <w:p w14:paraId="50D100CF" w14:textId="2448E5B1" w:rsidR="00133E0F" w:rsidRPr="009E1D8C" w:rsidRDefault="00133E0F" w:rsidP="00133E0F">
      <w:pPr>
        <w:pStyle w:val="a8"/>
        <w:numPr>
          <w:ilvl w:val="1"/>
          <w:numId w:val="1"/>
        </w:numPr>
        <w:ind w:leftChars="0"/>
        <w:rPr>
          <w:b/>
          <w:bCs/>
          <w:sz w:val="24"/>
          <w:szCs w:val="28"/>
        </w:rPr>
      </w:pPr>
      <w:r>
        <w:rPr>
          <w:rFonts w:hint="eastAsia"/>
          <w:b/>
          <w:bCs/>
          <w:sz w:val="24"/>
          <w:szCs w:val="28"/>
        </w:rPr>
        <w:t>リスクバジェットの管理</w:t>
      </w:r>
    </w:p>
    <w:p w14:paraId="0AE1A402" w14:textId="06A8274D" w:rsidR="00133E0F" w:rsidRDefault="004A7144" w:rsidP="00833960">
      <w:pPr>
        <w:ind w:firstLineChars="100" w:firstLine="210"/>
      </w:pPr>
      <w:r>
        <w:rPr>
          <w:rFonts w:hint="eastAsia"/>
        </w:rPr>
        <w:t>もともとの</w:t>
      </w:r>
      <w:r w:rsidR="006A4ACE">
        <w:rPr>
          <w:rFonts w:hint="eastAsia"/>
        </w:rPr>
        <w:t>マートンのモデルでは，ボラティリティは一定なので，以下の式が成立する．</w:t>
      </w:r>
    </w:p>
    <w:p w14:paraId="77E794CB" w14:textId="0A443007" w:rsidR="004D352F" w:rsidRPr="006A4ACE" w:rsidRDefault="006A4ACE" w:rsidP="004D352F">
      <w:pPr>
        <w:ind w:firstLineChars="100" w:firstLine="210"/>
      </w:pPr>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μ-r</m:t>
                  </m:r>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rad>
            <m:radPr>
              <m:degHide m:val="1"/>
              <m:ctrlPr>
                <w:rPr>
                  <w:rFonts w:ascii="Cambria Math" w:hAnsi="Cambria Math"/>
                  <w:i/>
                </w:rPr>
              </m:ctrlPr>
            </m:radPr>
            <m:deg/>
            <m:e>
              <m:r>
                <w:rPr>
                  <w:rFonts w:ascii="Cambria Math" w:hAnsi="Cambria Math"/>
                </w:rPr>
                <m:t>dt</m:t>
              </m:r>
            </m:e>
          </m:rad>
        </m:oMath>
      </m:oMathPara>
    </w:p>
    <w:p w14:paraId="5D2299F9" w14:textId="3F7AEE02" w:rsidR="006A4ACE" w:rsidRDefault="00F27B85" w:rsidP="00833960">
      <w:pPr>
        <w:ind w:firstLineChars="100" w:firstLine="210"/>
      </w:pPr>
      <w:r>
        <w:rPr>
          <w:rFonts w:hint="eastAsia"/>
        </w:rPr>
        <w:t>一方，ターゲット</w:t>
      </w:r>
      <w:r w:rsidR="008C73D4">
        <w:rPr>
          <w:rFonts w:hint="eastAsia"/>
        </w:rPr>
        <w:t>デート</w:t>
      </w:r>
      <w:r>
        <w:rPr>
          <w:rFonts w:hint="eastAsia"/>
        </w:rPr>
        <w:t>ファンドでは</w:t>
      </w:r>
      <w:r w:rsidR="006428F9">
        <w:rPr>
          <w:rFonts w:hint="eastAsia"/>
        </w:rPr>
        <w:t>金利及び掛け金を0とすると，</w:t>
      </w:r>
    </w:p>
    <w:p w14:paraId="6940E891" w14:textId="57D998AA" w:rsidR="00F27B85" w:rsidRPr="004D352F" w:rsidRDefault="008675A7" w:rsidP="00833960">
      <w:pPr>
        <w:ind w:firstLineChars="100" w:firstLine="21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ins w:id="115" w:author="作成者">
              <w:rPr>
                <w:rFonts w:ascii="Cambria Math" w:hAnsi="Cambria Math"/>
              </w:rPr>
              <m:t>=</m:t>
            </w:ins>
          </m:r>
          <m:rad>
            <m:radPr>
              <m:degHide m:val="1"/>
              <m:ctrlPr>
                <w:ins w:id="116" w:author="作成者">
                  <w:rPr>
                    <w:rFonts w:ascii="Cambria Math" w:hAnsi="Cambria Math"/>
                    <w:i/>
                  </w:rPr>
                </w:ins>
              </m:ctrlPr>
            </m:radPr>
            <m:deg/>
            <m:e>
              <m:sSup>
                <m:sSupPr>
                  <m:ctrlPr>
                    <w:ins w:id="117" w:author="作成者">
                      <w:rPr>
                        <w:rFonts w:ascii="Cambria Math" w:hAnsi="Cambria Math"/>
                        <w:i/>
                      </w:rPr>
                    </w:ins>
                  </m:ctrlPr>
                </m:sSupPr>
                <m:e>
                  <m:r>
                    <w:ins w:id="118" w:author="作成者">
                      <w:rPr>
                        <w:rFonts w:ascii="Cambria Math" w:hAnsi="Cambria Math"/>
                      </w:rPr>
                      <m:t>σ</m:t>
                    </w:ins>
                  </m:r>
                </m:e>
                <m:sup>
                  <m:r>
                    <w:ins w:id="119" w:author="作成者">
                      <w:rPr>
                        <w:rFonts w:ascii="Cambria Math" w:hAnsi="Cambria Math"/>
                      </w:rPr>
                      <m:t>2</m:t>
                    </w:ins>
                  </m:r>
                </m:sup>
              </m:sSup>
              <m:sSubSup>
                <m:sSubSupPr>
                  <m:ctrlPr>
                    <w:ins w:id="120" w:author="作成者">
                      <w:rPr>
                        <w:rFonts w:ascii="Cambria Math" w:hAnsi="Cambria Math"/>
                        <w:i/>
                      </w:rPr>
                    </w:ins>
                  </m:ctrlPr>
                </m:sSubSupPr>
                <m:e>
                  <m:r>
                    <w:ins w:id="121" w:author="作成者">
                      <w:rPr>
                        <w:rFonts w:ascii="Cambria Math" w:hAnsi="Cambria Math"/>
                      </w:rPr>
                      <m:t>α</m:t>
                    </w:ins>
                  </m:r>
                </m:e>
                <m:sub>
                  <m:r>
                    <w:ins w:id="122" w:author="作成者">
                      <w:rPr>
                        <w:rFonts w:ascii="Cambria Math" w:hAnsi="Cambria Math"/>
                      </w:rPr>
                      <m:t>t</m:t>
                    </w:ins>
                  </m:r>
                </m:sub>
                <m:sup>
                  <m:r>
                    <w:ins w:id="123" w:author="作成者">
                      <w:rPr>
                        <w:rFonts w:ascii="Cambria Math" w:hAnsi="Cambria Math"/>
                      </w:rPr>
                      <m:t>*2</m:t>
                    </w:ins>
                  </m:r>
                </m:sup>
              </m:sSubSup>
              <m:r>
                <w:ins w:id="124" w:author="作成者">
                  <w:rPr>
                    <w:rFonts w:ascii="Cambria Math" w:hAnsi="Cambria Math"/>
                  </w:rPr>
                  <m:t>dt</m:t>
                </w:ins>
              </m:r>
            </m:e>
          </m:rad>
          <m:r>
            <w:rPr>
              <w:rFonts w:ascii="Cambria Math" w:hAnsi="Cambria Math"/>
            </w:rPr>
            <m:t>=</m:t>
          </m:r>
          <m:acc>
            <m:accPr>
              <m:chr m:val="̅"/>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ad>
            <m:radPr>
              <m:degHide m:val="1"/>
              <m:ctrlPr>
                <w:rPr>
                  <w:rFonts w:ascii="Cambria Math" w:hAnsi="Cambria Math"/>
                  <w:i/>
                </w:rPr>
              </m:ctrlPr>
            </m:radPr>
            <m:deg/>
            <m:e>
              <m:r>
                <w:rPr>
                  <w:rFonts w:ascii="Cambria Math" w:hAnsi="Cambria Math"/>
                </w:rPr>
                <m:t>dt</m:t>
              </m:r>
            </m:e>
          </m:rad>
        </m:oMath>
      </m:oMathPara>
    </w:p>
    <w:p w14:paraId="74F246ED" w14:textId="624886CC" w:rsidR="004D352F" w:rsidRDefault="004D352F" w:rsidP="004D352F">
      <w:r>
        <w:rPr>
          <w:rFonts w:hint="eastAsia"/>
        </w:rPr>
        <w:t>であ</w:t>
      </w:r>
      <w:r w:rsidR="005774F7">
        <w:rPr>
          <w:rFonts w:hint="eastAsia"/>
        </w:rPr>
        <w:t>る．</w:t>
      </w:r>
      <w:r>
        <w:rPr>
          <w:rFonts w:hint="eastAsia"/>
        </w:rPr>
        <w:t>初期時点で観測した無条件期待値</w:t>
      </w:r>
    </w:p>
    <w:p w14:paraId="17754C58" w14:textId="30558CED" w:rsidR="004D352F" w:rsidRPr="005774F7" w:rsidRDefault="008675A7" w:rsidP="004D352F">
      <m:oMathPara>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r>
            <w:ins w:id="125" w:author="作成者">
              <m:rPr>
                <m:sty m:val="p"/>
              </m:rPr>
              <w:rPr>
                <w:rFonts w:ascii="Cambria Math" w:hAnsi="Cambria Math"/>
              </w:rPr>
              <m:t>E</m:t>
            </w:ins>
          </m:r>
          <m:d>
            <m:dPr>
              <m:begChr m:val="["/>
              <m:endChr m:val="]"/>
              <m:ctrlPr>
                <w:ins w:id="126" w:author="作成者">
                  <w:rPr>
                    <w:rFonts w:ascii="Cambria Math" w:hAnsi="Cambria Math"/>
                    <w:i/>
                  </w:rPr>
                </w:ins>
              </m:ctrlPr>
            </m:dPr>
            <m:e>
              <m:sSup>
                <m:sSupPr>
                  <m:ctrlPr>
                    <w:ins w:id="127" w:author="作成者">
                      <w:rPr>
                        <w:rFonts w:ascii="Cambria Math" w:hAnsi="Cambria Math"/>
                        <w:i/>
                      </w:rPr>
                    </w:ins>
                  </m:ctrlPr>
                </m:sSupPr>
                <m:e>
                  <m:d>
                    <m:dPr>
                      <m:ctrlPr>
                        <w:ins w:id="128" w:author="作成者">
                          <w:rPr>
                            <w:rFonts w:ascii="Cambria Math" w:hAnsi="Cambria Math"/>
                            <w:i/>
                          </w:rPr>
                        </w:ins>
                      </m:ctrlPr>
                    </m:dPr>
                    <m:e>
                      <m:sSubSup>
                        <m:sSubSupPr>
                          <m:ctrlPr>
                            <w:ins w:id="129" w:author="作成者">
                              <w:rPr>
                                <w:rFonts w:ascii="Cambria Math" w:hAnsi="Cambria Math"/>
                                <w:i/>
                              </w:rPr>
                            </w:ins>
                          </m:ctrlPr>
                        </m:sSubSupPr>
                        <m:e>
                          <m:r>
                            <w:ins w:id="130" w:author="作成者">
                              <w:rPr>
                                <w:rFonts w:ascii="Cambria Math" w:hAnsi="Cambria Math"/>
                              </w:rPr>
                              <m:t>α</m:t>
                            </w:ins>
                          </m:r>
                        </m:e>
                        <m:sub>
                          <m:r>
                            <w:ins w:id="131" w:author="作成者">
                              <w:rPr>
                                <w:rFonts w:ascii="Cambria Math" w:hAnsi="Cambria Math"/>
                              </w:rPr>
                              <m:t>t</m:t>
                            </w:ins>
                          </m:r>
                        </m:sub>
                        <m:sup>
                          <m:r>
                            <w:ins w:id="132" w:author="作成者">
                              <w:rPr>
                                <w:rFonts w:ascii="Cambria Math" w:hAnsi="Cambria Math"/>
                              </w:rPr>
                              <m:t>*</m:t>
                            </w:ins>
                          </m:r>
                        </m:sup>
                      </m:sSubSup>
                      <m:f>
                        <m:fPr>
                          <m:ctrlPr>
                            <w:ins w:id="133" w:author="作成者">
                              <w:rPr>
                                <w:rFonts w:ascii="Cambria Math" w:hAnsi="Cambria Math"/>
                                <w:i/>
                              </w:rPr>
                            </w:ins>
                          </m:ctrlPr>
                        </m:fPr>
                        <m:num>
                          <m:r>
                            <w:ins w:id="134" w:author="作成者">
                              <w:rPr>
                                <w:rFonts w:ascii="Cambria Math" w:hAnsi="Cambria Math"/>
                              </w:rPr>
                              <m:t>d</m:t>
                            </w:ins>
                          </m:r>
                          <m:sSub>
                            <m:sSubPr>
                              <m:ctrlPr>
                                <w:ins w:id="135" w:author="作成者">
                                  <w:rPr>
                                    <w:rFonts w:ascii="Cambria Math" w:hAnsi="Cambria Math"/>
                                    <w:i/>
                                  </w:rPr>
                                </w:ins>
                              </m:ctrlPr>
                            </m:sSubPr>
                            <m:e>
                              <m:r>
                                <w:ins w:id="136" w:author="作成者">
                                  <w:rPr>
                                    <w:rFonts w:ascii="Cambria Math" w:hAnsi="Cambria Math"/>
                                  </w:rPr>
                                  <m:t>S</m:t>
                                </w:ins>
                              </m:r>
                            </m:e>
                            <m:sub>
                              <m:r>
                                <w:ins w:id="137" w:author="作成者">
                                  <w:rPr>
                                    <w:rFonts w:ascii="Cambria Math" w:hAnsi="Cambria Math"/>
                                  </w:rPr>
                                  <m:t>t</m:t>
                                </w:ins>
                              </m:r>
                            </m:sub>
                          </m:sSub>
                        </m:num>
                        <m:den>
                          <m:sSub>
                            <m:sSubPr>
                              <m:ctrlPr>
                                <w:ins w:id="138" w:author="作成者">
                                  <w:rPr>
                                    <w:rFonts w:ascii="Cambria Math" w:hAnsi="Cambria Math"/>
                                    <w:i/>
                                  </w:rPr>
                                </w:ins>
                              </m:ctrlPr>
                            </m:sSubPr>
                            <m:e>
                              <m:r>
                                <w:ins w:id="139" w:author="作成者">
                                  <w:rPr>
                                    <w:rFonts w:ascii="Cambria Math" w:hAnsi="Cambria Math"/>
                                  </w:rPr>
                                  <m:t>S</m:t>
                                </w:ins>
                              </m:r>
                            </m:e>
                            <m:sub>
                              <m:r>
                                <w:ins w:id="140" w:author="作成者">
                                  <w:rPr>
                                    <w:rFonts w:ascii="Cambria Math" w:hAnsi="Cambria Math"/>
                                  </w:rPr>
                                  <m:t>t</m:t>
                                </w:ins>
                              </m:r>
                            </m:sub>
                          </m:sSub>
                        </m:den>
                      </m:f>
                    </m:e>
                  </m:d>
                </m:e>
                <m:sup>
                  <m:r>
                    <w:ins w:id="141" w:author="作成者">
                      <w:rPr>
                        <w:rFonts w:ascii="Cambria Math" w:hAnsi="Cambria Math"/>
                      </w:rPr>
                      <m:t>2</m:t>
                    </w:ins>
                  </m:r>
                </m:sup>
              </m:sSup>
            </m:e>
          </m:d>
          <m:r>
            <w:ins w:id="142" w:author="作成者">
              <w:rPr>
                <w:rFonts w:ascii="Cambria Math" w:hAnsi="Cambria Math"/>
              </w:rPr>
              <m:t>-</m:t>
            </w:ins>
          </m:r>
          <m:r>
            <w:ins w:id="143" w:author="作成者">
              <m:rPr>
                <m:sty m:val="p"/>
              </m:rPr>
              <w:rPr>
                <w:rFonts w:ascii="Cambria Math" w:hAnsi="Cambria Math"/>
              </w:rPr>
              <m:t>E</m:t>
            </w:ins>
          </m:r>
          <m:sSup>
            <m:sSupPr>
              <m:ctrlPr>
                <w:ins w:id="144" w:author="作成者">
                  <w:rPr>
                    <w:rFonts w:ascii="Cambria Math" w:hAnsi="Cambria Math"/>
                    <w:i/>
                  </w:rPr>
                </w:ins>
              </m:ctrlPr>
            </m:sSupPr>
            <m:e>
              <m:d>
                <m:dPr>
                  <m:begChr m:val="["/>
                  <m:endChr m:val="]"/>
                  <m:ctrlPr>
                    <w:ins w:id="145" w:author="作成者">
                      <w:rPr>
                        <w:rFonts w:ascii="Cambria Math" w:hAnsi="Cambria Math"/>
                        <w:i/>
                      </w:rPr>
                    </w:ins>
                  </m:ctrlPr>
                </m:dPr>
                <m:e>
                  <m:sSubSup>
                    <m:sSubSupPr>
                      <m:ctrlPr>
                        <w:ins w:id="146" w:author="作成者">
                          <w:rPr>
                            <w:rFonts w:ascii="Cambria Math" w:hAnsi="Cambria Math"/>
                            <w:i/>
                          </w:rPr>
                        </w:ins>
                      </m:ctrlPr>
                    </m:sSubSupPr>
                    <m:e>
                      <m:r>
                        <w:ins w:id="147" w:author="作成者">
                          <w:rPr>
                            <w:rFonts w:ascii="Cambria Math" w:hAnsi="Cambria Math"/>
                          </w:rPr>
                          <m:t>α</m:t>
                        </w:ins>
                      </m:r>
                    </m:e>
                    <m:sub>
                      <m:r>
                        <w:ins w:id="148" w:author="作成者">
                          <w:rPr>
                            <w:rFonts w:ascii="Cambria Math" w:hAnsi="Cambria Math"/>
                          </w:rPr>
                          <m:t>t</m:t>
                        </w:ins>
                      </m:r>
                    </m:sub>
                    <m:sup>
                      <m:r>
                        <w:ins w:id="149" w:author="作成者">
                          <w:rPr>
                            <w:rFonts w:ascii="Cambria Math" w:hAnsi="Cambria Math"/>
                          </w:rPr>
                          <m:t>*</m:t>
                        </w:ins>
                      </m:r>
                    </m:sup>
                  </m:sSubSup>
                  <m:f>
                    <m:fPr>
                      <m:ctrlPr>
                        <w:ins w:id="150" w:author="作成者">
                          <w:rPr>
                            <w:rFonts w:ascii="Cambria Math" w:hAnsi="Cambria Math"/>
                            <w:i/>
                          </w:rPr>
                        </w:ins>
                      </m:ctrlPr>
                    </m:fPr>
                    <m:num>
                      <m:r>
                        <w:ins w:id="151" w:author="作成者">
                          <w:rPr>
                            <w:rFonts w:ascii="Cambria Math" w:hAnsi="Cambria Math"/>
                          </w:rPr>
                          <m:t>d</m:t>
                        </w:ins>
                      </m:r>
                      <m:sSub>
                        <m:sSubPr>
                          <m:ctrlPr>
                            <w:ins w:id="152" w:author="作成者">
                              <w:rPr>
                                <w:rFonts w:ascii="Cambria Math" w:hAnsi="Cambria Math"/>
                                <w:i/>
                              </w:rPr>
                            </w:ins>
                          </m:ctrlPr>
                        </m:sSubPr>
                        <m:e>
                          <m:r>
                            <w:ins w:id="153" w:author="作成者">
                              <w:rPr>
                                <w:rFonts w:ascii="Cambria Math" w:hAnsi="Cambria Math"/>
                              </w:rPr>
                              <m:t>S</m:t>
                            </w:ins>
                          </m:r>
                        </m:e>
                        <m:sub>
                          <m:r>
                            <w:ins w:id="154" w:author="作成者">
                              <w:rPr>
                                <w:rFonts w:ascii="Cambria Math" w:hAnsi="Cambria Math"/>
                              </w:rPr>
                              <m:t>t</m:t>
                            </w:ins>
                          </m:r>
                        </m:sub>
                      </m:sSub>
                    </m:num>
                    <m:den>
                      <m:sSub>
                        <m:sSubPr>
                          <m:ctrlPr>
                            <w:ins w:id="155" w:author="作成者">
                              <w:rPr>
                                <w:rFonts w:ascii="Cambria Math" w:hAnsi="Cambria Math"/>
                                <w:i/>
                              </w:rPr>
                            </w:ins>
                          </m:ctrlPr>
                        </m:sSubPr>
                        <m:e>
                          <m:r>
                            <w:ins w:id="156" w:author="作成者">
                              <w:rPr>
                                <w:rFonts w:ascii="Cambria Math" w:hAnsi="Cambria Math"/>
                              </w:rPr>
                              <m:t>S</m:t>
                            </w:ins>
                          </m:r>
                        </m:e>
                        <m:sub>
                          <m:r>
                            <w:ins w:id="157" w:author="作成者">
                              <w:rPr>
                                <w:rFonts w:ascii="Cambria Math" w:hAnsi="Cambria Math"/>
                              </w:rPr>
                              <m:t>t</m:t>
                            </w:ins>
                          </m:r>
                        </m:sub>
                      </m:sSub>
                    </m:den>
                  </m:f>
                </m:e>
              </m:d>
            </m:e>
            <m:sup>
              <m:r>
                <w:ins w:id="158" w:author="作成者">
                  <w:rPr>
                    <w:rFonts w:ascii="Cambria Math" w:hAnsi="Cambria Math"/>
                  </w:rPr>
                  <m:t>2</m:t>
                </w:ins>
              </m:r>
            </m:sup>
          </m:sSup>
          <m:r>
            <w:ins w:id="159" w:author="作成者">
              <w:rPr>
                <w:rFonts w:ascii="Cambria Math" w:hAnsi="Cambria Math"/>
              </w:rPr>
              <w:br/>
            </w:ins>
          </m:r>
        </m:oMath>
        <m:oMath>
          <m:r>
            <w:ins w:id="160" w:author="作成者">
              <w:rPr>
                <w:rFonts w:ascii="Cambria Math" w:hAnsi="Cambria Math"/>
              </w:rPr>
              <m:t>=</m:t>
            </w:ins>
          </m:r>
          <m:sSup>
            <m:sSupPr>
              <m:ctrlPr>
                <w:ins w:id="161" w:author="作成者">
                  <w:rPr>
                    <w:rFonts w:ascii="Cambria Math" w:hAnsi="Cambria Math"/>
                    <w:i/>
                  </w:rPr>
                </w:ins>
              </m:ctrlPr>
            </m:sSupPr>
            <m:e>
              <m:r>
                <w:ins w:id="162" w:author="作成者">
                  <w:rPr>
                    <w:rFonts w:ascii="Cambria Math" w:hAnsi="Cambria Math"/>
                  </w:rPr>
                  <m:t>σ</m:t>
                </w:ins>
              </m:r>
            </m:e>
            <m:sup>
              <m:r>
                <w:ins w:id="163" w:author="作成者">
                  <w:rPr>
                    <w:rFonts w:ascii="Cambria Math" w:hAnsi="Cambria Math"/>
                  </w:rPr>
                  <m:t>2</m:t>
                </w:ins>
              </m:r>
            </m:sup>
          </m:sSup>
          <m:r>
            <w:ins w:id="164" w:author="作成者">
              <m:rPr>
                <m:sty m:val="p"/>
              </m:rPr>
              <w:rPr>
                <w:rFonts w:ascii="Cambria Math" w:hAnsi="Cambria Math"/>
              </w:rPr>
              <m:t>E</m:t>
            </w:ins>
          </m:r>
          <m:d>
            <m:dPr>
              <m:begChr m:val="["/>
              <m:endChr m:val="]"/>
              <m:ctrlPr>
                <w:ins w:id="165" w:author="作成者">
                  <w:rPr>
                    <w:rFonts w:ascii="Cambria Math" w:hAnsi="Cambria Math"/>
                    <w:i/>
                  </w:rPr>
                </w:ins>
              </m:ctrlPr>
            </m:dPr>
            <m:e>
              <m:sSubSup>
                <m:sSubSupPr>
                  <m:ctrlPr>
                    <w:ins w:id="166" w:author="作成者">
                      <w:rPr>
                        <w:rFonts w:ascii="Cambria Math" w:hAnsi="Cambria Math"/>
                        <w:i/>
                      </w:rPr>
                    </w:ins>
                  </m:ctrlPr>
                </m:sSubSupPr>
                <m:e>
                  <m:r>
                    <w:ins w:id="167" w:author="作成者">
                      <w:rPr>
                        <w:rFonts w:ascii="Cambria Math" w:hAnsi="Cambria Math"/>
                      </w:rPr>
                      <m:t>α</m:t>
                    </w:ins>
                  </m:r>
                </m:e>
                <m:sub>
                  <m:r>
                    <w:ins w:id="168" w:author="作成者">
                      <w:rPr>
                        <w:rFonts w:ascii="Cambria Math" w:hAnsi="Cambria Math"/>
                      </w:rPr>
                      <m:t>t</m:t>
                    </w:ins>
                  </m:r>
                </m:sub>
                <m:sup>
                  <m:r>
                    <w:ins w:id="169" w:author="作成者">
                      <w:rPr>
                        <w:rFonts w:ascii="Cambria Math" w:hAnsi="Cambria Math"/>
                      </w:rPr>
                      <m:t>*2</m:t>
                    </w:ins>
                  </m:r>
                </m:sup>
              </m:sSubSup>
            </m:e>
          </m:d>
          <m:r>
            <w:ins w:id="170" w:author="作成者">
              <w:rPr>
                <w:rFonts w:ascii="Cambria Math" w:hAnsi="Cambria Math"/>
              </w:rPr>
              <m:t>dt-</m:t>
            </w:ins>
          </m:r>
          <m:sSup>
            <m:sSupPr>
              <m:ctrlPr>
                <w:ins w:id="171" w:author="作成者">
                  <w:rPr>
                    <w:rFonts w:ascii="Cambria Math" w:hAnsi="Cambria Math"/>
                    <w:i/>
                  </w:rPr>
                </w:ins>
              </m:ctrlPr>
            </m:sSupPr>
            <m:e>
              <m:d>
                <m:dPr>
                  <m:ctrlPr>
                    <w:ins w:id="172" w:author="作成者">
                      <w:rPr>
                        <w:rFonts w:ascii="Cambria Math" w:hAnsi="Cambria Math"/>
                        <w:i/>
                      </w:rPr>
                    </w:ins>
                  </m:ctrlPr>
                </m:dPr>
                <m:e>
                  <m:sSub>
                    <m:sSubPr>
                      <m:ctrlPr>
                        <w:ins w:id="173" w:author="作成者">
                          <w:rPr>
                            <w:rFonts w:ascii="Cambria Math" w:hAnsi="Cambria Math"/>
                            <w:i/>
                          </w:rPr>
                        </w:ins>
                      </m:ctrlPr>
                    </m:sSubPr>
                    <m:e>
                      <m:r>
                        <w:ins w:id="174" w:author="作成者">
                          <w:rPr>
                            <w:rFonts w:ascii="Cambria Math" w:hAnsi="Cambria Math"/>
                          </w:rPr>
                          <m:t>μ</m:t>
                        </w:ins>
                      </m:r>
                    </m:e>
                    <m:sub>
                      <m:r>
                        <w:ins w:id="175" w:author="作成者">
                          <w:rPr>
                            <w:rFonts w:ascii="Cambria Math" w:hAnsi="Cambria Math"/>
                          </w:rPr>
                          <m:t>t</m:t>
                        </w:ins>
                      </m:r>
                    </m:sub>
                  </m:sSub>
                  <m:r>
                    <w:ins w:id="176" w:author="作成者">
                      <m:rPr>
                        <m:sty m:val="p"/>
                      </m:rPr>
                      <w:rPr>
                        <w:rFonts w:ascii="Cambria Math" w:hAnsi="Cambria Math"/>
                      </w:rPr>
                      <m:t>E</m:t>
                    </w:ins>
                  </m:r>
                  <m:d>
                    <m:dPr>
                      <m:begChr m:val="["/>
                      <m:endChr m:val="]"/>
                      <m:ctrlPr>
                        <w:ins w:id="177" w:author="作成者">
                          <w:rPr>
                            <w:rFonts w:ascii="Cambria Math" w:hAnsi="Cambria Math"/>
                            <w:i/>
                          </w:rPr>
                        </w:ins>
                      </m:ctrlPr>
                    </m:dPr>
                    <m:e>
                      <m:sSubSup>
                        <m:sSubSupPr>
                          <m:ctrlPr>
                            <w:ins w:id="178" w:author="作成者">
                              <w:rPr>
                                <w:rFonts w:ascii="Cambria Math" w:hAnsi="Cambria Math"/>
                                <w:i/>
                              </w:rPr>
                            </w:ins>
                          </m:ctrlPr>
                        </m:sSubSupPr>
                        <m:e>
                          <m:r>
                            <w:ins w:id="179" w:author="作成者">
                              <w:rPr>
                                <w:rFonts w:ascii="Cambria Math" w:hAnsi="Cambria Math"/>
                              </w:rPr>
                              <m:t>α</m:t>
                            </w:ins>
                          </m:r>
                        </m:e>
                        <m:sub>
                          <m:r>
                            <w:ins w:id="180" w:author="作成者">
                              <w:rPr>
                                <w:rFonts w:ascii="Cambria Math" w:hAnsi="Cambria Math"/>
                              </w:rPr>
                              <m:t>t</m:t>
                            </w:ins>
                          </m:r>
                        </m:sub>
                        <m:sup>
                          <m:r>
                            <w:ins w:id="181" w:author="作成者">
                              <w:rPr>
                                <w:rFonts w:ascii="Cambria Math" w:hAnsi="Cambria Math"/>
                              </w:rPr>
                              <m:t>*</m:t>
                            </w:ins>
                          </m:r>
                        </m:sup>
                      </m:sSubSup>
                    </m:e>
                  </m:d>
                  <m:r>
                    <w:ins w:id="182" w:author="作成者">
                      <w:rPr>
                        <w:rFonts w:ascii="Cambria Math" w:hAnsi="Cambria Math"/>
                      </w:rPr>
                      <m:t>dt</m:t>
                    </w:ins>
                  </m:r>
                </m:e>
              </m:d>
            </m:e>
            <m:sup>
              <m:r>
                <w:ins w:id="183" w:author="作成者">
                  <w:rPr>
                    <w:rFonts w:ascii="Cambria Math" w:hAnsi="Cambria Math"/>
                  </w:rPr>
                  <m:t>2</m:t>
                </w:ins>
              </m:r>
            </m:sup>
          </m:sSup>
          <m:r>
            <w:ins w:id="184" w:author="作成者">
              <w:rPr>
                <w:rFonts w:ascii="Cambria Math" w:hAnsi="Cambria Math"/>
              </w:rPr>
              <w:br/>
            </w:ins>
          </m:r>
        </m:oMath>
        <m:oMath>
          <m:r>
            <w:ins w:id="185" w:author="作成者">
              <w:rPr>
                <w:rFonts w:ascii="Cambria Math" w:hAnsi="Cambria Math"/>
              </w:rPr>
              <m:t>=</m:t>
            </w:ins>
          </m:r>
          <m:sSup>
            <m:sSupPr>
              <m:ctrlPr>
                <w:ins w:id="186" w:author="作成者">
                  <w:rPr>
                    <w:rFonts w:ascii="Cambria Math" w:hAnsi="Cambria Math"/>
                    <w:i/>
                  </w:rPr>
                </w:ins>
              </m:ctrlPr>
            </m:sSupPr>
            <m:e>
              <m:r>
                <w:ins w:id="187" w:author="作成者">
                  <w:rPr>
                    <w:rFonts w:ascii="Cambria Math" w:hAnsi="Cambria Math"/>
                  </w:rPr>
                  <m:t>σ</m:t>
                </w:ins>
              </m:r>
            </m:e>
            <m:sup>
              <m:r>
                <w:ins w:id="188" w:author="作成者">
                  <w:rPr>
                    <w:rFonts w:ascii="Cambria Math" w:hAnsi="Cambria Math"/>
                  </w:rPr>
                  <m:t>2</m:t>
                </w:ins>
              </m:r>
            </m:sup>
          </m:sSup>
          <m:r>
            <w:ins w:id="189" w:author="作成者">
              <m:rPr>
                <m:sty m:val="p"/>
              </m:rPr>
              <w:rPr>
                <w:rFonts w:ascii="Cambria Math" w:hAnsi="Cambria Math"/>
              </w:rPr>
              <m:t>E</m:t>
            </w:ins>
          </m:r>
          <m:d>
            <m:dPr>
              <m:begChr m:val="["/>
              <m:endChr m:val="]"/>
              <m:ctrlPr>
                <w:ins w:id="190" w:author="作成者">
                  <w:rPr>
                    <w:rFonts w:ascii="Cambria Math" w:hAnsi="Cambria Math"/>
                    <w:i/>
                  </w:rPr>
                </w:ins>
              </m:ctrlPr>
            </m:dPr>
            <m:e>
              <m:sSubSup>
                <m:sSubSupPr>
                  <m:ctrlPr>
                    <w:ins w:id="191" w:author="作成者">
                      <w:rPr>
                        <w:rFonts w:ascii="Cambria Math" w:hAnsi="Cambria Math"/>
                        <w:i/>
                      </w:rPr>
                    </w:ins>
                  </m:ctrlPr>
                </m:sSubSupPr>
                <m:e>
                  <m:r>
                    <w:ins w:id="192" w:author="作成者">
                      <w:rPr>
                        <w:rFonts w:ascii="Cambria Math" w:hAnsi="Cambria Math"/>
                      </w:rPr>
                      <m:t>α</m:t>
                    </w:ins>
                  </m:r>
                </m:e>
                <m:sub>
                  <m:r>
                    <w:ins w:id="193" w:author="作成者">
                      <w:rPr>
                        <w:rFonts w:ascii="Cambria Math" w:hAnsi="Cambria Math"/>
                      </w:rPr>
                      <m:t>t</m:t>
                    </w:ins>
                  </m:r>
                </m:sub>
                <m:sup>
                  <m:r>
                    <w:ins w:id="194" w:author="作成者">
                      <w:rPr>
                        <w:rFonts w:ascii="Cambria Math" w:hAnsi="Cambria Math"/>
                      </w:rPr>
                      <m:t>*2</m:t>
                    </w:ins>
                  </m:r>
                </m:sup>
              </m:sSubSup>
            </m:e>
          </m:d>
          <m:r>
            <w:ins w:id="195" w:author="作成者">
              <w:rPr>
                <w:rFonts w:ascii="Cambria Math" w:hAnsi="Cambria Math"/>
              </w:rPr>
              <m:t>dt</m:t>
            </w:ins>
          </m:r>
          <m:r>
            <w:ins w:id="196" w:author="作成者">
              <w:rPr>
                <w:rFonts w:ascii="Cambria Math" w:hAnsi="Cambria Math"/>
              </w:rPr>
              <w:br/>
            </w:ins>
          </m:r>
        </m:oMath>
        <m:oMath>
          <m:r>
            <w:ins w:id="197" w:author="作成者">
              <w:rPr>
                <w:rFonts w:ascii="Cambria Math" w:hAnsi="Cambria Math"/>
              </w:rPr>
              <m:t>=</m:t>
            </w:ins>
          </m:r>
          <m:sSubSup>
            <m:sSubSupPr>
              <m:ctrlPr>
                <w:ins w:id="198" w:author="作成者">
                  <w:rPr>
                    <w:rFonts w:ascii="Cambria Math" w:hAnsi="Cambria Math"/>
                    <w:i/>
                  </w:rPr>
                </w:ins>
              </m:ctrlPr>
            </m:sSubSupPr>
            <m:e>
              <m:r>
                <w:ins w:id="199" w:author="作成者">
                  <w:rPr>
                    <w:rFonts w:ascii="Cambria Math" w:hAnsi="Cambria Math"/>
                  </w:rPr>
                  <m:t>σ</m:t>
                </w:ins>
              </m:r>
            </m:e>
            <m:sub>
              <m:r>
                <w:ins w:id="200" w:author="作成者">
                  <w:rPr>
                    <w:rFonts w:ascii="Cambria Math" w:hAnsi="Cambria Math"/>
                  </w:rPr>
                  <m:t>0</m:t>
                </w:ins>
              </m:r>
            </m:sub>
            <m:sup>
              <m:r>
                <w:ins w:id="201" w:author="作成者">
                  <w:rPr>
                    <w:rFonts w:ascii="Cambria Math" w:hAnsi="Cambria Math"/>
                  </w:rPr>
                  <m:t>2</m:t>
                </w:ins>
              </m:r>
            </m:sup>
          </m:sSubSup>
          <m:sSubSup>
            <m:sSubSupPr>
              <m:ctrlPr>
                <w:ins w:id="202" w:author="作成者">
                  <w:rPr>
                    <w:rFonts w:ascii="Cambria Math" w:hAnsi="Cambria Math"/>
                    <w:i/>
                  </w:rPr>
                </w:ins>
              </m:ctrlPr>
            </m:sSubSupPr>
            <m:e>
              <m:r>
                <w:ins w:id="203" w:author="作成者">
                  <w:rPr>
                    <w:rFonts w:ascii="Cambria Math" w:hAnsi="Cambria Math"/>
                  </w:rPr>
                  <m:t>(α</m:t>
                </w:ins>
              </m:r>
            </m:e>
            <m:sub>
              <m:r>
                <w:ins w:id="204" w:author="作成者">
                  <w:rPr>
                    <w:rFonts w:ascii="Cambria Math" w:hAnsi="Cambria Math"/>
                  </w:rPr>
                  <m:t>t</m:t>
                </w:ins>
              </m:r>
            </m:sub>
            <m:sup>
              <m:r>
                <w:ins w:id="205" w:author="作成者">
                  <w:rPr>
                    <w:rFonts w:ascii="Cambria Math" w:hAnsi="Cambria Math"/>
                  </w:rPr>
                  <m:t>*</m:t>
                </w:ins>
              </m:r>
            </m:sup>
          </m:sSubSup>
          <m:r>
            <w:ins w:id="206" w:author="作成者">
              <w:rPr>
                <w:rFonts w:ascii="Cambria Math" w:hAnsi="Cambria Math"/>
              </w:rPr>
              <m:t>)</m:t>
            </w:ins>
          </m:r>
          <m:sSup>
            <m:sSupPr>
              <m:ctrlPr>
                <w:ins w:id="207" w:author="作成者">
                  <w:rPr>
                    <w:rFonts w:ascii="Cambria Math" w:hAnsi="Cambria Math"/>
                    <w:i/>
                  </w:rPr>
                </w:ins>
              </m:ctrlPr>
            </m:sSupPr>
            <m:e>
              <m:r>
                <w:ins w:id="208" w:author="作成者">
                  <w:rPr>
                    <w:rFonts w:ascii="Cambria Math" w:hAnsi="Cambria Math"/>
                  </w:rPr>
                  <m:t>σ</m:t>
                </w:ins>
              </m:r>
            </m:e>
            <m:sup>
              <m:r>
                <w:ins w:id="209" w:author="作成者">
                  <w:rPr>
                    <w:rFonts w:ascii="Cambria Math" w:hAnsi="Cambria Math"/>
                  </w:rPr>
                  <m:t>2</m:t>
                </w:ins>
              </m:r>
            </m:sup>
          </m:sSup>
          <m:r>
            <w:ins w:id="210" w:author="作成者">
              <w:rPr>
                <w:rFonts w:ascii="Cambria Math" w:hAnsi="Cambria Math"/>
              </w:rPr>
              <m:t>dt+</m:t>
            </w:ins>
          </m:r>
          <m:sSubSup>
            <m:sSubSupPr>
              <m:ctrlPr>
                <w:ins w:id="211" w:author="作成者">
                  <w:rPr>
                    <w:rFonts w:ascii="Cambria Math" w:hAnsi="Cambria Math"/>
                    <w:i/>
                  </w:rPr>
                </w:ins>
              </m:ctrlPr>
            </m:sSubSupPr>
            <m:e>
              <m:r>
                <w:ins w:id="212" w:author="作成者">
                  <w:rPr>
                    <w:rFonts w:ascii="Cambria Math" w:hAnsi="Cambria Math"/>
                  </w:rPr>
                  <m:t>g</m:t>
                </w:ins>
              </m:r>
            </m:e>
            <m:sub>
              <m:r>
                <w:ins w:id="213" w:author="作成者">
                  <w:rPr>
                    <w:rFonts w:ascii="Cambria Math" w:hAnsi="Cambria Math"/>
                  </w:rPr>
                  <m:t>t</m:t>
                </w:ins>
              </m:r>
            </m:sub>
            <m:sup>
              <m:r>
                <w:ins w:id="214" w:author="作成者">
                  <w:rPr>
                    <w:rFonts w:ascii="Cambria Math" w:hAnsi="Cambria Math"/>
                  </w:rPr>
                  <m:t>2</m:t>
                </w:ins>
              </m:r>
            </m:sup>
          </m:sSubSup>
          <m:sSup>
            <m:sSupPr>
              <m:ctrlPr>
                <w:ins w:id="215" w:author="作成者">
                  <w:rPr>
                    <w:rFonts w:ascii="Cambria Math" w:hAnsi="Cambria Math"/>
                    <w:i/>
                  </w:rPr>
                </w:ins>
              </m:ctrlPr>
            </m:sSupPr>
            <m:e>
              <m:r>
                <w:ins w:id="216" w:author="作成者">
                  <w:rPr>
                    <w:rFonts w:ascii="Cambria Math" w:hAnsi="Cambria Math"/>
                  </w:rPr>
                  <m:t>σ</m:t>
                </w:ins>
              </m:r>
            </m:e>
            <m:sup>
              <m:r>
                <w:ins w:id="217" w:author="作成者">
                  <w:rPr>
                    <w:rFonts w:ascii="Cambria Math" w:hAnsi="Cambria Math"/>
                  </w:rPr>
                  <m:t>2</m:t>
                </w:ins>
              </m:r>
            </m:sup>
          </m:sSup>
          <m:r>
            <w:ins w:id="218" w:author="作成者">
              <w:rPr>
                <w:rFonts w:ascii="Cambria Math" w:hAnsi="Cambria Math"/>
              </w:rPr>
              <m:t>dt</m:t>
            </w:ins>
          </m:r>
          <m:sSubSup>
            <m:sSubSupPr>
              <m:ctrlPr>
                <w:del w:id="219" w:author="作成者">
                  <w:rPr>
                    <w:rFonts w:ascii="Cambria Math" w:hAnsi="Cambria Math"/>
                    <w:i/>
                  </w:rPr>
                </w:del>
              </m:ctrlPr>
            </m:sSubSupPr>
            <m:e>
              <m:r>
                <w:del w:id="220" w:author="作成者">
                  <w:rPr>
                    <w:rFonts w:ascii="Cambria Math" w:hAnsi="Cambria Math"/>
                  </w:rPr>
                  <m:t>σ</m:t>
                </w:del>
              </m:r>
            </m:e>
            <m:sub>
              <m:r>
                <w:del w:id="221" w:author="作成者">
                  <w:rPr>
                    <w:rFonts w:ascii="Cambria Math" w:hAnsi="Cambria Math"/>
                  </w:rPr>
                  <m:t>0</m:t>
                </w:del>
              </m:r>
            </m:sub>
            <m:sup>
              <m:r>
                <w:del w:id="222" w:author="作成者">
                  <w:rPr>
                    <w:rFonts w:ascii="Cambria Math" w:hAnsi="Cambria Math"/>
                  </w:rPr>
                  <m:t>2</m:t>
                </w:del>
              </m:r>
            </m:sup>
          </m:sSubSup>
          <m:sSubSup>
            <m:sSubSupPr>
              <m:ctrlPr>
                <w:del w:id="223" w:author="作成者">
                  <w:rPr>
                    <w:rFonts w:ascii="Cambria Math" w:hAnsi="Cambria Math"/>
                    <w:i/>
                  </w:rPr>
                </w:del>
              </m:ctrlPr>
            </m:sSubSupPr>
            <m:e>
              <m:r>
                <w:del w:id="224" w:author="作成者">
                  <w:rPr>
                    <w:rFonts w:ascii="Cambria Math" w:hAnsi="Cambria Math"/>
                  </w:rPr>
                  <m:t>α</m:t>
                </w:del>
              </m:r>
            </m:e>
            <m:sub>
              <m:r>
                <w:del w:id="225" w:author="作成者">
                  <w:rPr>
                    <w:rFonts w:ascii="Cambria Math" w:hAnsi="Cambria Math"/>
                  </w:rPr>
                  <m:t>t</m:t>
                </w:del>
              </m:r>
            </m:sub>
            <m:sup>
              <m:r>
                <w:del w:id="226" w:author="作成者">
                  <w:rPr>
                    <w:rFonts w:ascii="Cambria Math" w:hAnsi="Cambria Math"/>
                  </w:rPr>
                  <m:t>*</m:t>
                </w:del>
              </m:r>
            </m:sup>
          </m:sSubSup>
          <m:sSup>
            <m:sSupPr>
              <m:ctrlPr>
                <w:del w:id="227" w:author="作成者">
                  <w:rPr>
                    <w:rFonts w:ascii="Cambria Math" w:hAnsi="Cambria Math"/>
                    <w:i/>
                  </w:rPr>
                </w:del>
              </m:ctrlPr>
            </m:sSupPr>
            <m:e>
              <m:r>
                <w:del w:id="228" w:author="作成者">
                  <w:rPr>
                    <w:rFonts w:ascii="Cambria Math" w:hAnsi="Cambria Math"/>
                  </w:rPr>
                  <m:t>σ</m:t>
                </w:del>
              </m:r>
            </m:e>
            <m:sup>
              <m:r>
                <w:del w:id="229" w:author="作成者">
                  <w:rPr>
                    <w:rFonts w:ascii="Cambria Math" w:hAnsi="Cambria Math"/>
                  </w:rPr>
                  <m:t>2</m:t>
                </w:del>
              </m:r>
            </m:sup>
          </m:sSup>
          <m:r>
            <w:del w:id="230" w:author="作成者">
              <w:rPr>
                <w:rFonts w:ascii="Cambria Math" w:hAnsi="Cambria Math"/>
              </w:rPr>
              <m:t>dt+</m:t>
            </w:del>
          </m:r>
          <m:sSubSup>
            <m:sSubSupPr>
              <m:ctrlPr>
                <w:del w:id="231" w:author="作成者">
                  <w:rPr>
                    <w:rFonts w:ascii="Cambria Math" w:hAnsi="Cambria Math"/>
                    <w:i/>
                  </w:rPr>
                </w:del>
              </m:ctrlPr>
            </m:sSubSupPr>
            <m:e>
              <m:r>
                <w:del w:id="232" w:author="作成者">
                  <w:rPr>
                    <w:rFonts w:ascii="Cambria Math" w:hAnsi="Cambria Math"/>
                  </w:rPr>
                  <m:t>g</m:t>
                </w:del>
              </m:r>
            </m:e>
            <m:sub>
              <m:r>
                <w:del w:id="233" w:author="作成者">
                  <w:rPr>
                    <w:rFonts w:ascii="Cambria Math" w:hAnsi="Cambria Math"/>
                  </w:rPr>
                  <m:t>t</m:t>
                </w:del>
              </m:r>
            </m:sub>
            <m:sup>
              <m:r>
                <w:del w:id="234" w:author="作成者">
                  <w:rPr>
                    <w:rFonts w:ascii="Cambria Math" w:hAnsi="Cambria Math"/>
                  </w:rPr>
                  <m:t>2</m:t>
                </w:del>
              </m:r>
            </m:sup>
          </m:sSubSup>
          <m:sSup>
            <m:sSupPr>
              <m:ctrlPr>
                <w:del w:id="235" w:author="作成者">
                  <w:rPr>
                    <w:rFonts w:ascii="Cambria Math" w:hAnsi="Cambria Math"/>
                    <w:i/>
                  </w:rPr>
                </w:del>
              </m:ctrlPr>
            </m:sSupPr>
            <m:e>
              <m:r>
                <w:del w:id="236" w:author="作成者">
                  <w:rPr>
                    <w:rFonts w:ascii="Cambria Math" w:hAnsi="Cambria Math"/>
                  </w:rPr>
                  <m:t>σ</m:t>
                </w:del>
              </m:r>
            </m:e>
            <m:sup>
              <m:r>
                <w:del w:id="237" w:author="作成者">
                  <w:rPr>
                    <w:rFonts w:ascii="Cambria Math" w:hAnsi="Cambria Math"/>
                  </w:rPr>
                  <m:t>2</m:t>
                </w:del>
              </m:r>
            </m:sup>
          </m:sSup>
          <m:r>
            <w:del w:id="238" w:author="作成者">
              <w:rPr>
                <w:rFonts w:ascii="Cambria Math" w:hAnsi="Cambria Math"/>
              </w:rPr>
              <m:t>dt</m:t>
            </w:del>
          </m:r>
        </m:oMath>
      </m:oMathPara>
    </w:p>
    <w:p w14:paraId="2577AAB8" w14:textId="5A2FA68D" w:rsidR="005774F7" w:rsidRDefault="005774F7" w:rsidP="004D352F">
      <w:r>
        <w:rPr>
          <w:rFonts w:hint="eastAsia"/>
        </w:rPr>
        <w:t>となるが，これは</w:t>
      </w:r>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Pr>
          <w:rFonts w:hint="eastAsia"/>
        </w:rPr>
        <w:t>とは異なる．しかしながら，最適投資比率がグライドパスに一致するときに２者は一致する．</w:t>
      </w:r>
    </w:p>
    <w:p w14:paraId="71155160" w14:textId="1865A61F" w:rsidR="00BC1D07" w:rsidRPr="00BC1D07" w:rsidRDefault="00BC1D07" w:rsidP="004D352F">
      <w:commentRangeStart w:id="239"/>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σ</m:t>
          </m:r>
          <m:rad>
            <m:radPr>
              <m:degHide m:val="1"/>
              <m:ctrlPr>
                <w:rPr>
                  <w:rFonts w:ascii="Cambria Math" w:hAnsi="Cambria Math"/>
                  <w:i/>
                </w:rPr>
              </m:ctrlPr>
            </m:radPr>
            <m:deg/>
            <m:e>
              <m:r>
                <w:rPr>
                  <w:rFonts w:ascii="Cambria Math" w:hAnsi="Cambria Math"/>
                </w:rPr>
                <m:t>dt</m:t>
              </m:r>
            </m:e>
          </m:rad>
          <w:commentRangeEnd w:id="239"/>
          <m:r>
            <m:rPr>
              <m:sty m:val="p"/>
            </m:rPr>
            <w:rPr>
              <w:rStyle w:val="af"/>
            </w:rPr>
            <w:commentReference w:id="239"/>
          </m:r>
        </m:oMath>
      </m:oMathPara>
    </w:p>
    <w:p w14:paraId="0EA2BC3F" w14:textId="2A5D4D1C" w:rsidR="00BC1D07" w:rsidRDefault="00CE09DF" w:rsidP="004D352F">
      <w:r>
        <w:rPr>
          <w:rFonts w:hint="eastAsia"/>
        </w:rPr>
        <w:t>したがって，ターゲット</w:t>
      </w:r>
      <w:r w:rsidR="008C73D4">
        <w:rPr>
          <w:rFonts w:hint="eastAsia"/>
        </w:rPr>
        <w:t>デート</w:t>
      </w:r>
      <w:r>
        <w:rPr>
          <w:rFonts w:hint="eastAsia"/>
        </w:rPr>
        <w:t>ファンドにおいて，グライドパスを用いることはボラティリティ</w:t>
      </w:r>
      <w:r w:rsidR="00AE4B90">
        <w:rPr>
          <w:rFonts w:hint="eastAsia"/>
        </w:rPr>
        <w:t>として</w:t>
      </w:r>
      <w:r>
        <w:rPr>
          <w:rFonts w:hint="eastAsia"/>
        </w:rPr>
        <w:t>初期時点で</w:t>
      </w:r>
      <w:r>
        <w:rPr>
          <w:rFonts w:hint="eastAsia"/>
        </w:rPr>
        <w:lastRenderedPageBreak/>
        <w:t>観測した値を目標にする事と同じである</w:t>
      </w:r>
      <w:r w:rsidR="00B30FFF">
        <w:rPr>
          <w:rStyle w:val="ac"/>
        </w:rPr>
        <w:footnoteReference w:id="10"/>
      </w:r>
      <w:r>
        <w:rPr>
          <w:rFonts w:hint="eastAsia"/>
        </w:rPr>
        <w:t>．</w:t>
      </w:r>
      <w:r w:rsidR="00B30FFF">
        <w:rPr>
          <w:rFonts w:hint="eastAsia"/>
        </w:rPr>
        <w:t>このボラティリティは時刻</w:t>
      </w:r>
      <m:oMath>
        <m:r>
          <w:rPr>
            <w:rFonts w:ascii="Cambria Math" w:hAnsi="Cambria Math"/>
          </w:rPr>
          <m:t>t</m:t>
        </m:r>
      </m:oMath>
      <w:r w:rsidR="00B30FFF">
        <w:rPr>
          <w:rFonts w:hint="eastAsia"/>
        </w:rPr>
        <w:t>の減少関数であり，</w:t>
      </w:r>
      <w:r w:rsidR="0091017E">
        <w:fldChar w:fldCharType="begin"/>
      </w:r>
      <w:r w:rsidR="0091017E">
        <w:instrText xml:space="preserve"> </w:instrText>
      </w:r>
      <w:r w:rsidR="0091017E">
        <w:rPr>
          <w:rFonts w:hint="eastAsia"/>
        </w:rPr>
        <w:instrText>REF _Ref92782369 \h</w:instrText>
      </w:r>
      <w:r w:rsidR="0091017E">
        <w:instrText xml:space="preserve"> </w:instrText>
      </w:r>
      <w:r w:rsidR="0091017E">
        <w:fldChar w:fldCharType="separate"/>
      </w:r>
      <w:r w:rsidR="0091017E">
        <w:t xml:space="preserve">図 </w:t>
      </w:r>
      <w:r w:rsidR="0091017E">
        <w:rPr>
          <w:noProof/>
        </w:rPr>
        <w:t>11</w:t>
      </w:r>
      <w:r w:rsidR="0091017E">
        <w:fldChar w:fldCharType="end"/>
      </w:r>
      <w:r>
        <w:rPr>
          <w:rFonts w:hint="eastAsia"/>
        </w:rPr>
        <w:t>では</w:t>
      </w:r>
      <w:r w:rsidR="00446258">
        <w:rPr>
          <w:rFonts w:hint="eastAsia"/>
        </w:rPr>
        <w:t>確定的なモデルにおけるこの性質を説明している．</w:t>
      </w:r>
    </w:p>
    <w:p w14:paraId="37CC39BA" w14:textId="77777777" w:rsidR="0091017E" w:rsidRDefault="00C4344B" w:rsidP="0091017E">
      <w:pPr>
        <w:keepNext/>
        <w:jc w:val="center"/>
      </w:pPr>
      <w:r>
        <w:rPr>
          <w:noProof/>
        </w:rPr>
        <w:drawing>
          <wp:inline distT="0" distB="0" distL="0" distR="0" wp14:anchorId="7F89E48D" wp14:editId="48FC7E86">
            <wp:extent cx="3876675" cy="276442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523" cy="2768596"/>
                    </a:xfrm>
                    <a:prstGeom prst="rect">
                      <a:avLst/>
                    </a:prstGeom>
                    <a:noFill/>
                    <a:ln>
                      <a:noFill/>
                    </a:ln>
                  </pic:spPr>
                </pic:pic>
              </a:graphicData>
            </a:graphic>
          </wp:inline>
        </w:drawing>
      </w:r>
    </w:p>
    <w:p w14:paraId="573A8748" w14:textId="36074C63" w:rsidR="00C4344B" w:rsidRDefault="0091017E" w:rsidP="0091017E">
      <w:pPr>
        <w:pStyle w:val="a9"/>
        <w:jc w:val="center"/>
      </w:pPr>
      <w:bookmarkStart w:id="240" w:name="_Ref92782369"/>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11</w:t>
      </w:r>
      <w:r w:rsidR="008675A7">
        <w:rPr>
          <w:noProof/>
        </w:rPr>
        <w:fldChar w:fldCharType="end"/>
      </w:r>
      <w:bookmarkEnd w:id="240"/>
      <w:r>
        <w:t xml:space="preserve"> </w:t>
      </w:r>
      <w:r>
        <w:rPr>
          <w:rFonts w:hint="eastAsia"/>
        </w:rPr>
        <w:t>ボラティリティ及びその累積値のグラフ</w:t>
      </w:r>
    </w:p>
    <w:p w14:paraId="631B113A" w14:textId="77777777" w:rsidR="00446258" w:rsidRPr="004E12AB" w:rsidRDefault="00446258" w:rsidP="00446258">
      <w:pPr>
        <w:rPr>
          <w:b/>
          <w:bCs/>
          <w:szCs w:val="21"/>
        </w:rPr>
      </w:pPr>
    </w:p>
    <w:p w14:paraId="233DAE12" w14:textId="1745DFF6" w:rsidR="00446258" w:rsidRPr="00446258" w:rsidRDefault="00446258" w:rsidP="00446258">
      <w:pPr>
        <w:pStyle w:val="a8"/>
        <w:numPr>
          <w:ilvl w:val="1"/>
          <w:numId w:val="1"/>
        </w:numPr>
        <w:ind w:leftChars="0"/>
        <w:rPr>
          <w:b/>
          <w:bCs/>
          <w:sz w:val="24"/>
          <w:szCs w:val="28"/>
        </w:rPr>
      </w:pPr>
      <w:r>
        <w:rPr>
          <w:rFonts w:hint="eastAsia"/>
          <w:b/>
          <w:bCs/>
          <w:sz w:val="24"/>
          <w:szCs w:val="28"/>
        </w:rPr>
        <w:t>戦略的アセットアロケーションの重要性</w:t>
      </w:r>
    </w:p>
    <w:p w14:paraId="401B4D4E" w14:textId="586402FD" w:rsidR="00446258" w:rsidRPr="00FC4693" w:rsidRDefault="00C5447D" w:rsidP="00446258">
      <w:pPr>
        <w:ind w:firstLineChars="100" w:firstLine="210"/>
      </w:pPr>
      <w:r>
        <w:rPr>
          <w:rFonts w:hint="eastAsia"/>
        </w:rPr>
        <w:t>前節ではリスク資産のリスクプレミアムとボラティリティが一定であると仮定した．しかし，現実には株式市場のボラティリティはいくつかのレジームがあることや平均回帰過程があること等が主張され，</w:t>
      </w:r>
      <w:r w:rsidR="0075178A">
        <w:rPr>
          <w:rFonts w:hint="eastAsia"/>
        </w:rPr>
        <w:t>このような仮定は現実的ではない．</w:t>
      </w:r>
      <w:r w:rsidR="009C06B2">
        <w:rPr>
          <w:rFonts w:hint="eastAsia"/>
        </w:rPr>
        <w:t>実際，Lucas(</w:t>
      </w:r>
      <w:r w:rsidR="00FC4693">
        <w:rPr>
          <w:rFonts w:hint="eastAsia"/>
        </w:rPr>
        <w:t>1</w:t>
      </w:r>
      <w:r w:rsidR="00FC4693">
        <w:t>978</w:t>
      </w:r>
      <w:r w:rsidR="009C06B2">
        <w:t>)</w:t>
      </w:r>
      <w:r w:rsidR="009C06B2">
        <w:rPr>
          <w:rFonts w:hint="eastAsia"/>
        </w:rPr>
        <w:t>によって，リスクプレミアムが時間で変動することが示されている．</w:t>
      </w:r>
      <w:commentRangeStart w:id="241"/>
      <w:r w:rsidR="009C06B2" w:rsidRPr="009C06B2">
        <w:rPr>
          <w:rFonts w:hint="eastAsia"/>
        </w:rPr>
        <w:t>特に</w:t>
      </w:r>
      <w:r w:rsidR="009C06B2">
        <w:rPr>
          <w:rFonts w:hint="eastAsia"/>
        </w:rPr>
        <w:t>，</w:t>
      </w:r>
      <w:r w:rsidR="009C06B2" w:rsidRPr="009C06B2">
        <w:rPr>
          <w:rFonts w:hint="eastAsia"/>
        </w:rPr>
        <w:t>生産がある周期を示すことから</w:t>
      </w:r>
      <w:r w:rsidR="009C06B2">
        <w:rPr>
          <w:rFonts w:hint="eastAsia"/>
        </w:rPr>
        <w:t>，</w:t>
      </w:r>
      <w:r w:rsidR="009C06B2" w:rsidRPr="009C06B2">
        <w:rPr>
          <w:rFonts w:hint="eastAsia"/>
        </w:rPr>
        <w:t>投資家の消費行動との共分散効果が観察される</w:t>
      </w:r>
      <w:r w:rsidR="009C06B2" w:rsidRPr="009C06B2">
        <w:t>(</w:t>
      </w:r>
      <w:proofErr w:type="spellStart"/>
      <w:r w:rsidR="009C06B2" w:rsidRPr="009C06B2">
        <w:t>Darolles</w:t>
      </w:r>
      <w:proofErr w:type="spellEnd"/>
      <w:r w:rsidR="009C06B2" w:rsidRPr="009C06B2">
        <w:t xml:space="preserve"> et al., 2010)</w:t>
      </w:r>
      <w:r w:rsidR="009C06B2">
        <w:rPr>
          <w:rFonts w:hint="eastAsia"/>
        </w:rPr>
        <w:t>．</w:t>
      </w:r>
      <w:commentRangeEnd w:id="241"/>
      <w:r w:rsidR="009C06B2">
        <w:rPr>
          <w:rStyle w:val="af"/>
        </w:rPr>
        <w:commentReference w:id="241"/>
      </w:r>
      <w:r w:rsidR="00FC4693">
        <w:rPr>
          <w:rFonts w:hint="eastAsia"/>
        </w:rPr>
        <w:t>したがって，一定のリスクプレミアムやボラティリティの下でグライドパスを定義することは最適ではない．</w:t>
      </w:r>
    </w:p>
    <w:p w14:paraId="7832F3E6" w14:textId="5E660C87" w:rsidR="00E23509" w:rsidRDefault="00E23509" w:rsidP="00446258">
      <w:pPr>
        <w:ind w:firstLineChars="100" w:firstLine="210"/>
      </w:pPr>
    </w:p>
    <w:p w14:paraId="0BFB8BDC" w14:textId="2C3F81EB" w:rsidR="00D66C10" w:rsidRDefault="00717D9F" w:rsidP="00446258">
      <w:pPr>
        <w:ind w:firstLineChars="100" w:firstLine="210"/>
      </w:pPr>
      <w:r>
        <w:rPr>
          <w:rFonts w:hint="eastAsia"/>
        </w:rPr>
        <w:t>例えばリスク資産の期待リターンを以下の式で定義する．この式より，期待リターンは2</w:t>
      </w:r>
      <w:r>
        <w:t>%</w:t>
      </w:r>
      <w:r>
        <w:rPr>
          <w:rFonts w:hint="eastAsia"/>
        </w:rPr>
        <w:t>～</w:t>
      </w:r>
      <w:r>
        <w:t>4</w:t>
      </w:r>
      <w:r>
        <w:rPr>
          <w:rFonts w:hint="eastAsia"/>
        </w:rPr>
        <w:t>%の間を7年周期で変動する．</w:t>
      </w:r>
    </w:p>
    <w:p w14:paraId="5DC5993A" w14:textId="1B67D4F6" w:rsidR="00717D9F" w:rsidRPr="00717D9F" w:rsidRDefault="008675A7" w:rsidP="00717D9F">
      <w:pPr>
        <w:ind w:firstLineChars="100" w:firstLine="210"/>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=3%+1%×</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7</m:t>
                      </m:r>
                    </m:den>
                  </m:f>
                  <m:d>
                    <m:dPr>
                      <m:ctrlPr>
                        <w:rPr>
                          <w:rFonts w:ascii="Cambria Math" w:hAnsi="Cambria Math"/>
                          <w:i/>
                        </w:rPr>
                      </m:ctrlPr>
                    </m:dPr>
                    <m:e>
                      <m:r>
                        <w:rPr>
                          <w:rFonts w:ascii="Cambria Math" w:hAnsi="Cambria Math"/>
                        </w:rPr>
                        <m:t>T-t</m:t>
                      </m:r>
                    </m:e>
                  </m:d>
                </m:e>
              </m:d>
            </m:e>
          </m:func>
        </m:oMath>
      </m:oMathPara>
    </w:p>
    <w:p w14:paraId="743BB93F" w14:textId="1508B15F" w:rsidR="00554BAB" w:rsidRDefault="0091017E" w:rsidP="00717D9F">
      <w:r>
        <w:fldChar w:fldCharType="begin"/>
      </w:r>
      <w:r>
        <w:instrText xml:space="preserve"> </w:instrText>
      </w:r>
      <w:r>
        <w:rPr>
          <w:rFonts w:hint="eastAsia"/>
        </w:rPr>
        <w:instrText>REF _Ref92782410 \h</w:instrText>
      </w:r>
      <w:r>
        <w:instrText xml:space="preserve"> </w:instrText>
      </w:r>
      <w:r>
        <w:fldChar w:fldCharType="separate"/>
      </w:r>
      <w:r>
        <w:t xml:space="preserve">図 </w:t>
      </w:r>
      <w:r>
        <w:rPr>
          <w:noProof/>
        </w:rPr>
        <w:t>12</w:t>
      </w:r>
      <w:r>
        <w:fldChar w:fldCharType="end"/>
      </w:r>
      <w:r w:rsidR="00E07BC6">
        <w:rPr>
          <w:rFonts w:hint="eastAsia"/>
        </w:rPr>
        <w:t>はこの期待リターンに対応するグライドパスを記載している．</w:t>
      </w:r>
      <w:r w:rsidR="00027594">
        <w:rPr>
          <w:rFonts w:hint="eastAsia"/>
        </w:rPr>
        <w:t>この</w:t>
      </w:r>
      <w:commentRangeStart w:id="242"/>
      <w:r w:rsidR="00027594">
        <w:rPr>
          <w:rFonts w:hint="eastAsia"/>
        </w:rPr>
        <w:t>グライドパスは</w:t>
      </w:r>
      <w:r w:rsidR="002D5077">
        <w:rPr>
          <w:rFonts w:hint="eastAsia"/>
        </w:rPr>
        <w:t>およそ</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2D5077">
        <w:rPr>
          <w:rFonts w:hint="eastAsia"/>
        </w:rPr>
        <w:t>の上限と下限に対応するグライドパスの間に位置している．</w:t>
      </w:r>
      <w:commentRangeEnd w:id="242"/>
      <w:r w:rsidR="002D5077">
        <w:rPr>
          <w:rStyle w:val="af"/>
        </w:rPr>
        <w:commentReference w:id="242"/>
      </w:r>
      <w:r w:rsidR="0048697E">
        <w:rPr>
          <w:rFonts w:hint="eastAsia"/>
        </w:rPr>
        <w:t>また，変動が非常に大きいことがわかる．例えば，時刻</w:t>
      </w:r>
      <m:oMath>
        <m:r>
          <w:rPr>
            <w:rFonts w:ascii="Cambria Math" w:hAnsi="Cambria Math"/>
          </w:rPr>
          <m:t>t=11</m:t>
        </m:r>
      </m:oMath>
      <w:r w:rsidR="0048697E">
        <w:rPr>
          <w:rFonts w:hint="eastAsia"/>
        </w:rPr>
        <w:t>の時は最適投資比率は1</w:t>
      </w:r>
      <w:r w:rsidR="0048697E">
        <w:t>00%</w:t>
      </w:r>
      <w:r w:rsidR="0048697E">
        <w:rPr>
          <w:rFonts w:hint="eastAsia"/>
        </w:rPr>
        <w:t>であるが，３年後には3</w:t>
      </w:r>
      <w:r w:rsidR="0048697E">
        <w:t>0%</w:t>
      </w:r>
      <w:r w:rsidR="0048697E">
        <w:rPr>
          <w:rFonts w:hint="eastAsia"/>
        </w:rPr>
        <w:t>となっている．このような結果はボラティリティが周期的であると仮定しても同じである．</w:t>
      </w:r>
      <w:r w:rsidR="002D5077">
        <w:rPr>
          <w:rFonts w:hint="eastAsia"/>
        </w:rPr>
        <w:t>ファイナンスにおいては一般にパフォーマンスとリスクは負の相関を持つ．</w:t>
      </w:r>
      <w:r w:rsidR="0048697E">
        <w:rPr>
          <w:rFonts w:hint="eastAsia"/>
        </w:rPr>
        <w:t>この事実は特に</w:t>
      </w:r>
      <w:r w:rsidR="00276035">
        <w:rPr>
          <w:rFonts w:hint="eastAsia"/>
        </w:rPr>
        <w:t>株式については正しい．本節の試算の場合，変動が大きくなる理由は２つある．期待リターンの低下が予想されると最適投資比率が低下する．そしてこの変動幅は</w:t>
      </w:r>
      <w:r w:rsidR="00162162">
        <w:rPr>
          <w:rFonts w:hint="eastAsia"/>
        </w:rPr>
        <w:t>ボラティリティの増加により増幅される．</w:t>
      </w:r>
      <w:r w:rsidR="00554BAB">
        <w:rPr>
          <w:rFonts w:hint="eastAsia"/>
        </w:rPr>
        <w:t>アセットクラスの短期的な挙動を考慮することもグライドパスを最適化するためには必要になる．</w:t>
      </w:r>
      <w:r w:rsidR="00162162">
        <w:rPr>
          <w:rFonts w:hint="eastAsia"/>
        </w:rPr>
        <w:t>金融資産のパフォーマンスとリスクの長期的な経路を推計するには戦略的アセットアロケーション</w:t>
      </w:r>
      <w:r w:rsidR="0094586C">
        <w:rPr>
          <w:rStyle w:val="ac"/>
        </w:rPr>
        <w:footnoteReference w:id="11"/>
      </w:r>
      <w:r w:rsidR="00162162">
        <w:rPr>
          <w:rFonts w:hint="eastAsia"/>
        </w:rPr>
        <w:t>では不十分であり，戦術的アセットアロケーション</w:t>
      </w:r>
      <w:r w:rsidR="0094586C">
        <w:rPr>
          <w:rStyle w:val="ac"/>
        </w:rPr>
        <w:footnoteReference w:id="12"/>
      </w:r>
      <w:r w:rsidR="00162162">
        <w:rPr>
          <w:rFonts w:hint="eastAsia"/>
        </w:rPr>
        <w:t>で補完する必要がある．</w:t>
      </w:r>
      <w:r w:rsidR="00162162" w:rsidDel="00162162">
        <w:rPr>
          <w:rFonts w:hint="eastAsia"/>
        </w:rPr>
        <w:t xml:space="preserve"> </w:t>
      </w:r>
    </w:p>
    <w:p w14:paraId="4702FC36" w14:textId="58927AFC" w:rsidR="00847922" w:rsidRDefault="00847922" w:rsidP="00717D9F"/>
    <w:p w14:paraId="04183DF0" w14:textId="77777777" w:rsidR="0091017E" w:rsidRDefault="00C4344B" w:rsidP="0091017E">
      <w:pPr>
        <w:keepNext/>
        <w:jc w:val="center"/>
      </w:pPr>
      <w:r>
        <w:rPr>
          <w:noProof/>
        </w:rPr>
        <w:drawing>
          <wp:inline distT="0" distB="0" distL="0" distR="0" wp14:anchorId="700DF491" wp14:editId="723EEDF3">
            <wp:extent cx="3809378" cy="2730851"/>
            <wp:effectExtent l="0" t="0" r="63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323" cy="2739414"/>
                    </a:xfrm>
                    <a:prstGeom prst="rect">
                      <a:avLst/>
                    </a:prstGeom>
                    <a:noFill/>
                    <a:ln>
                      <a:noFill/>
                    </a:ln>
                  </pic:spPr>
                </pic:pic>
              </a:graphicData>
            </a:graphic>
          </wp:inline>
        </w:drawing>
      </w:r>
    </w:p>
    <w:p w14:paraId="3EADC59C" w14:textId="1963A6A0" w:rsidR="00847922" w:rsidRDefault="0091017E" w:rsidP="0091017E">
      <w:pPr>
        <w:pStyle w:val="a9"/>
        <w:jc w:val="center"/>
      </w:pPr>
      <w:bookmarkStart w:id="243" w:name="_Ref92782410"/>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12</w:t>
      </w:r>
      <w:r w:rsidR="008675A7">
        <w:rPr>
          <w:noProof/>
        </w:rPr>
        <w:fldChar w:fldCharType="end"/>
      </w:r>
      <w:bookmarkEnd w:id="243"/>
      <w:r>
        <w:rPr>
          <w:rFonts w:hint="eastAsia"/>
        </w:rPr>
        <w:t xml:space="preserve">　期待リターンが三角関数で表される場合のグライドパス</w:t>
      </w:r>
    </w:p>
    <w:p w14:paraId="1265675B" w14:textId="77777777" w:rsidR="00C4344B" w:rsidRPr="004E12AB" w:rsidRDefault="00C4344B" w:rsidP="00847922">
      <w:pPr>
        <w:rPr>
          <w:b/>
          <w:bCs/>
          <w:szCs w:val="21"/>
        </w:rPr>
      </w:pPr>
    </w:p>
    <w:p w14:paraId="2B82D973" w14:textId="5A6D93B2" w:rsidR="00847922" w:rsidRPr="00446258" w:rsidRDefault="00847922" w:rsidP="00847922">
      <w:pPr>
        <w:pStyle w:val="a8"/>
        <w:numPr>
          <w:ilvl w:val="1"/>
          <w:numId w:val="1"/>
        </w:numPr>
        <w:ind w:leftChars="0"/>
        <w:rPr>
          <w:b/>
          <w:bCs/>
          <w:sz w:val="24"/>
          <w:szCs w:val="28"/>
        </w:rPr>
      </w:pPr>
      <w:r>
        <w:rPr>
          <w:rFonts w:hint="eastAsia"/>
          <w:b/>
          <w:bCs/>
          <w:sz w:val="24"/>
          <w:szCs w:val="28"/>
        </w:rPr>
        <w:t>実務上のターゲット</w:t>
      </w:r>
      <w:r w:rsidR="008C73D4">
        <w:rPr>
          <w:rFonts w:hint="eastAsia"/>
          <w:b/>
          <w:bCs/>
          <w:sz w:val="24"/>
          <w:szCs w:val="28"/>
        </w:rPr>
        <w:t>デート</w:t>
      </w:r>
      <w:r>
        <w:rPr>
          <w:rFonts w:hint="eastAsia"/>
          <w:b/>
          <w:bCs/>
          <w:sz w:val="24"/>
          <w:szCs w:val="28"/>
        </w:rPr>
        <w:t>ファンド</w:t>
      </w:r>
    </w:p>
    <w:p w14:paraId="3F47C063" w14:textId="098946BB" w:rsidR="00847922" w:rsidRDefault="0085559B" w:rsidP="00847922">
      <w:pPr>
        <w:ind w:firstLineChars="100" w:firstLine="210"/>
      </w:pPr>
      <w:r>
        <w:rPr>
          <w:rFonts w:hint="eastAsia"/>
        </w:rPr>
        <w:t>本論文で記載しているモデルを含め，たいていの学術的なモデルでは効用関数を用いて投資家の選考が決められる．しかしながら，効用関数は</w:t>
      </w:r>
      <w:r w:rsidR="001D70D7">
        <w:rPr>
          <w:rFonts w:hint="eastAsia"/>
        </w:rPr>
        <w:t>直接観測できない．</w:t>
      </w:r>
      <w:r w:rsidR="00916768">
        <w:rPr>
          <w:rFonts w:hint="eastAsia"/>
        </w:rPr>
        <w:t>資産運用会社が提供するようなバランスファンドはリスクに対する特定の態度に対応する．このようなファンドでは</w:t>
      </w:r>
      <w:r w:rsidR="00D371EA">
        <w:rPr>
          <w:rFonts w:hint="eastAsia"/>
        </w:rPr>
        <w:t>最適な戦略</w:t>
      </w:r>
      <w:r w:rsidR="00916768">
        <w:rPr>
          <w:rFonts w:hint="eastAsia"/>
        </w:rPr>
        <w:t>からリスク回避度が計算されるため，</w:t>
      </w:r>
      <w:r w:rsidR="00973792">
        <w:rPr>
          <w:rFonts w:hint="eastAsia"/>
        </w:rPr>
        <w:t>個々人のリスク回避度に対応したファンドは得られず，不満につながる．</w:t>
      </w:r>
    </w:p>
    <w:p w14:paraId="59A82DC9" w14:textId="726B36C4" w:rsidR="009460DB" w:rsidRDefault="009460DB" w:rsidP="009A412D">
      <w:pPr>
        <w:ind w:firstLineChars="100" w:firstLine="210"/>
      </w:pPr>
      <w:r>
        <w:rPr>
          <w:rFonts w:hint="eastAsia"/>
        </w:rPr>
        <w:t>別</w:t>
      </w:r>
      <w:r w:rsidR="007A5E3B">
        <w:rPr>
          <w:rFonts w:hint="eastAsia"/>
        </w:rPr>
        <w:t>の方法として，リスク回避度を使用するのではなく，</w:t>
      </w:r>
      <w:r w:rsidR="009F0B0D">
        <w:rPr>
          <w:rFonts w:hint="eastAsia"/>
        </w:rPr>
        <w:t>リスクの累積値を導入する．この累積値は満期における富の標準偏差と関係している</w:t>
      </w:r>
      <w:r w:rsidR="00322E64">
        <w:rPr>
          <w:rFonts w:hint="eastAsia"/>
        </w:rPr>
        <w:t>ため，</w:t>
      </w:r>
      <w:r w:rsidR="009F0B0D">
        <w:rPr>
          <w:rFonts w:hint="eastAsia"/>
        </w:rPr>
        <w:t>リスクに対する態度は満期における富の信頼区間で表される．</w:t>
      </w:r>
      <w:r w:rsidR="00322E64">
        <w:rPr>
          <w:rFonts w:hint="eastAsia"/>
        </w:rPr>
        <w:t>ファンドの</w:t>
      </w:r>
      <w:r w:rsidR="009A412D">
        <w:rPr>
          <w:rFonts w:hint="eastAsia"/>
        </w:rPr>
        <w:t>標準偏差は以下の式で表される</w:t>
      </w:r>
      <w:r w:rsidR="004B715B">
        <w:rPr>
          <w:rStyle w:val="ac"/>
        </w:rPr>
        <w:footnoteReference w:id="13"/>
      </w:r>
      <w:r w:rsidR="009A412D">
        <w:rPr>
          <w:rFonts w:hint="eastAsia"/>
        </w:rPr>
        <w:t>．</w:t>
      </w:r>
    </w:p>
    <w:p w14:paraId="6BE096A6" w14:textId="2F0C0480" w:rsidR="009A412D" w:rsidRPr="009A412D" w:rsidRDefault="008675A7" w:rsidP="009A412D">
      <w:pPr>
        <w:ind w:firstLineChars="100" w:firstLine="210"/>
      </w:pPr>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oMath>
      </m:oMathPara>
    </w:p>
    <w:p w14:paraId="7B155DEA" w14:textId="17764929" w:rsidR="009A412D" w:rsidRDefault="009A412D" w:rsidP="009A412D">
      <w:r>
        <w:rPr>
          <w:rFonts w:hint="eastAsia"/>
        </w:rPr>
        <w:t>したがって，以下のようにする事で</w:t>
      </w:r>
      <w:r w:rsidR="006F2D46">
        <w:rPr>
          <w:rFonts w:hint="eastAsia"/>
        </w:rPr>
        <w:t>別の定式化ができる．</w:t>
      </w:r>
    </w:p>
    <w:p w14:paraId="2FE17AAB" w14:textId="0AC8CEFB" w:rsidR="006F2D46" w:rsidRPr="006F2D46" w:rsidRDefault="008675A7" w:rsidP="009A412D">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w:commentRangeStart w:id="244"/>
                      <m:r>
                        <w:rPr>
                          <w:rFonts w:ascii="Cambria Math" w:hAnsi="Cambria Math"/>
                        </w:rPr>
                        <m:t>t</m:t>
                      </m:r>
                      <w:commentRangeEnd w:id="244"/>
                      <m:r>
                        <m:rPr>
                          <m:sty m:val="p"/>
                        </m:rPr>
                        <w:rPr>
                          <w:rStyle w:val="af"/>
                        </w:rPr>
                        <w:commentReference w:id="244"/>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func>
            </m:e>
          </m:func>
          <m:r>
            <w:rPr>
              <w:rFonts w:ascii="Cambria Math" w:hAnsi="Cambria Math"/>
            </w:rPr>
            <m:t xml:space="preserve">         </m:t>
          </m:r>
          <m:nary>
            <m:naryPr>
              <m:ctrlPr>
                <w:rPr>
                  <w:rFonts w:ascii="Cambria Math" w:hAnsi="Cambria Math"/>
                  <w:i/>
                </w:rPr>
              </m:ctrlPr>
            </m:naryPr>
            <m:sub>
              <m:r>
                <w:rPr>
                  <w:rFonts w:ascii="Cambria Math" w:hAnsi="Cambria Math"/>
                </w:rPr>
                <m:t>0</m:t>
              </m:r>
            </m:sub>
            <m:sup>
              <m:r>
                <w:rPr>
                  <w:rFonts w:ascii="Cambria Math" w:hAnsi="Cambria Math"/>
                </w:rPr>
                <m:t>T</m:t>
              </m:r>
            </m:sup>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68B99FE2" w14:textId="0474388F" w:rsidR="006F2D46" w:rsidRDefault="00A32E19" w:rsidP="009A412D">
      <w:r>
        <w:rPr>
          <w:rFonts w:hint="eastAsia"/>
        </w:rPr>
        <w:t>ここで，</w:t>
      </w:r>
      <m:oMath>
        <m:sSup>
          <m:sSupPr>
            <m:ctrlPr>
              <w:rPr>
                <w:rFonts w:ascii="Cambria Math" w:hAnsi="Cambria Math"/>
                <w:i/>
              </w:rPr>
            </m:ctrlPr>
          </m:sSupPr>
          <m:e>
            <m:r>
              <w:rPr>
                <w:rFonts w:ascii="Cambria Math" w:hAnsi="Cambria Math"/>
              </w:rPr>
              <m:t>V</m:t>
            </m:r>
          </m:e>
          <m:sup>
            <m:r>
              <w:rPr>
                <w:rFonts w:ascii="Cambria Math" w:hAnsi="Cambria Math"/>
              </w:rPr>
              <m:t>2</m:t>
            </m:r>
          </m:sup>
        </m:sSup>
      </m:oMath>
      <w:r>
        <w:rPr>
          <w:rFonts w:hint="eastAsia"/>
        </w:rPr>
        <w:t>は運用開始日から満期までのリスク予算である．</w:t>
      </w:r>
      <w:r w:rsidR="006F2D46">
        <w:rPr>
          <w:rFonts w:hint="eastAsia"/>
        </w:rPr>
        <w:t>仮に，</w:t>
      </w:r>
      <m:oMath>
        <m:sSub>
          <m:sSubPr>
            <m:ctrlPr>
              <w:rPr>
                <w:rFonts w:ascii="Cambria Math" w:hAnsi="Cambria Math"/>
                <w:i/>
              </w:rPr>
            </m:ctrlPr>
          </m:sSubPr>
          <m:e>
            <m:r>
              <w:rPr>
                <w:rFonts w:ascii="Cambria Math" w:hAnsi="Cambria Math"/>
              </w:rPr>
              <m:t>S</m:t>
            </m:r>
          </m:e>
          <m:sub>
            <m:r>
              <w:rPr>
                <w:rFonts w:ascii="Cambria Math" w:hAnsi="Cambria Math"/>
              </w:rPr>
              <m:t>t,T</m:t>
            </m:r>
          </m:sub>
        </m:sSub>
      </m:oMath>
      <w:r w:rsidR="00CC6A0A">
        <w:rPr>
          <w:rFonts w:hint="eastAsia"/>
        </w:rPr>
        <w:t>のシャープレシオが一定で，金利が確定的な場合は最適投資比率は以下の式で与えられる．</w:t>
      </w:r>
    </w:p>
    <w:commentRangeStart w:id="245"/>
    <w:p w14:paraId="699E37EB" w14:textId="38FC344B" w:rsidR="00CC6A0A" w:rsidRPr="00CC6A0A" w:rsidRDefault="008675A7" w:rsidP="009A412D">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r>
                    <w:rPr>
                      <w:rFonts w:ascii="Cambria Math" w:hAnsi="Cambria Math"/>
                    </w:rPr>
                    <m:t>T</m:t>
                  </m:r>
                </m:e>
              </m:rad>
              <m:sSub>
                <m:sSubPr>
                  <m:ctrlPr>
                    <w:rPr>
                      <w:rFonts w:ascii="Cambria Math" w:hAnsi="Cambria Math"/>
                      <w:i/>
                    </w:rPr>
                  </m:ctrlPr>
                </m:sSubPr>
                <m:e>
                  <m:r>
                    <w:rPr>
                      <w:rFonts w:ascii="Cambria Math" w:hAnsi="Cambria Math"/>
                    </w:rPr>
                    <m:t>X</m:t>
                  </m:r>
                </m:e>
                <m:sub>
                  <m:r>
                    <w:rPr>
                      <w:rFonts w:ascii="Cambria Math" w:hAnsi="Cambria Math"/>
                    </w:rPr>
                    <m:t>t,T</m:t>
                  </m:r>
                </m:sub>
              </m:sSub>
            </m:den>
          </m:f>
          <w:commentRangeEnd w:id="245"/>
          <m:r>
            <m:rPr>
              <m:sty m:val="p"/>
            </m:rPr>
            <w:rPr>
              <w:rStyle w:val="af"/>
            </w:rPr>
            <w:commentReference w:id="245"/>
          </m:r>
        </m:oMath>
      </m:oMathPara>
    </w:p>
    <w:p w14:paraId="3E6EEE46" w14:textId="013EF750" w:rsidR="00CC6A0A" w:rsidRDefault="008675A7" w:rsidP="009A412D">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=V/</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0D0449">
        <w:rPr>
          <w:rFonts w:hint="eastAsia"/>
        </w:rPr>
        <w:t>としたとき以下の算式でグライドパスが計算できる．</w:t>
      </w:r>
    </w:p>
    <w:commentRangeStart w:id="246"/>
    <w:p w14:paraId="67A259EE" w14:textId="3C443E2F" w:rsidR="000D0449" w:rsidRPr="005B1BE0" w:rsidRDefault="008675A7" w:rsidP="009A412D">
      <w:pPr>
        <w:rPr>
          <w:i/>
          <w:iCs/>
        </w:rPr>
      </w:pPr>
      <m:oMathPara>
        <m:oMath>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σ</m:t>
                  </m:r>
                </m:e>
                <m:sub>
                  <m:r>
                    <w:rPr>
                      <w:rFonts w:ascii="Cambria Math" w:hAnsi="Cambria Math"/>
                    </w:rPr>
                    <m:t>t</m:t>
                  </m:r>
                </m:sub>
              </m:sSub>
              <m:rad>
                <m:radPr>
                  <m:degHide m:val="1"/>
                  <m:ctrlPr>
                    <w:rPr>
                      <w:rFonts w:ascii="Cambria Math" w:hAnsi="Cambria Math"/>
                      <w:i/>
                      <w:iCs/>
                    </w:rPr>
                  </m:ctrlPr>
                </m:radPr>
                <m:deg/>
                <m:e>
                  <m:r>
                    <w:rPr>
                      <w:rFonts w:ascii="Cambria Math" w:hAnsi="Cambria Math"/>
                    </w:rPr>
                    <m:t>T</m:t>
                  </m:r>
                </m:e>
              </m:rad>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m:t>SR</m:t>
          </m:r>
          <m:r>
            <w:rPr>
              <w:rFonts w:ascii="Cambria Math" w:hAnsi="Cambria Math"/>
            </w:rPr>
            <m:t>dt+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sSub>
            <m:sSubPr>
              <m:ctrlPr>
                <w:rPr>
                  <w:rFonts w:ascii="Cambria Math" w:hAnsi="Cambria Math"/>
                  <w:i/>
                  <w:iCs/>
                </w:rPr>
              </m:ctrlPr>
            </m:sSubPr>
            <m:e>
              <m:r>
                <w:rPr>
                  <w:rFonts w:ascii="Cambria Math" w:hAnsi="Cambria Math"/>
                </w:rPr>
                <m:t>x</m:t>
              </m:r>
            </m:e>
            <m:sub>
              <m:r>
                <w:rPr>
                  <w:rFonts w:ascii="Cambria Math" w:hAnsi="Cambria Math"/>
                </w:rPr>
                <m:t>T</m:t>
              </m:r>
            </m:sub>
          </m:sSub>
          <w:commentRangeEnd w:id="246"/>
          <m:r>
            <m:rPr>
              <m:sty m:val="p"/>
            </m:rPr>
            <w:rPr>
              <w:rStyle w:val="af"/>
            </w:rPr>
            <w:commentReference w:id="246"/>
          </m:r>
        </m:oMath>
      </m:oMathPara>
    </w:p>
    <w:p w14:paraId="1E53E88D" w14:textId="1E9A184A" w:rsidR="009420C5" w:rsidRDefault="009420C5" w:rsidP="009A412D"/>
    <w:p w14:paraId="6370E034" w14:textId="7B5DD918" w:rsidR="00FF317E" w:rsidRPr="00731171" w:rsidRDefault="009420C5" w:rsidP="009A412D">
      <w:r>
        <w:lastRenderedPageBreak/>
        <w:t>3.3</w:t>
      </w:r>
      <w:r>
        <w:rPr>
          <w:rFonts w:hint="eastAsia"/>
        </w:rPr>
        <w:t>節の例を用いて，上述のグライドパスについて考える．この時，</w:t>
      </w:r>
      <m:oMath>
        <m:r>
          <w:rPr>
            <w:rFonts w:ascii="Cambria Math" w:hAnsi="Cambria Math"/>
          </w:rPr>
          <m:t>μ=3%</m:t>
        </m:r>
      </m:oMath>
      <w:r>
        <w:rPr>
          <w:rFonts w:hint="eastAsia"/>
        </w:rPr>
        <w:t>，</w:t>
      </w:r>
      <m:oMath>
        <m:r>
          <w:rPr>
            <w:rFonts w:ascii="Cambria Math" w:hAnsi="Cambria Math"/>
          </w:rPr>
          <m:t>σ=15%</m:t>
        </m:r>
      </m:oMath>
      <w:r>
        <w:rPr>
          <w:rFonts w:hint="eastAsia"/>
        </w:rPr>
        <w:t>，</w:t>
      </w:r>
      <m:oMath>
        <m:r>
          <w:rPr>
            <w:rFonts w:ascii="Cambria Math" w:hAnsi="Cambria Math"/>
          </w:rPr>
          <m:t>r=1%</m:t>
        </m:r>
      </m:oMath>
      <w:r>
        <w:rPr>
          <w:rFonts w:hint="eastAsia"/>
        </w:rPr>
        <w:t>である．</w:t>
      </w:r>
      <w:r w:rsidR="0091017E">
        <w:fldChar w:fldCharType="begin"/>
      </w:r>
      <w:r w:rsidR="0091017E">
        <w:instrText xml:space="preserve"> </w:instrText>
      </w:r>
      <w:r w:rsidR="0091017E">
        <w:rPr>
          <w:rFonts w:hint="eastAsia"/>
        </w:rPr>
        <w:instrText>REF _Ref92782710 \h</w:instrText>
      </w:r>
      <w:r w:rsidR="0091017E">
        <w:instrText xml:space="preserve"> </w:instrText>
      </w:r>
      <w:r w:rsidR="0091017E">
        <w:fldChar w:fldCharType="separate"/>
      </w:r>
      <w:r w:rsidR="0091017E">
        <w:t xml:space="preserve">図 </w:t>
      </w:r>
      <w:r w:rsidR="0091017E">
        <w:rPr>
          <w:noProof/>
        </w:rPr>
        <w:t>13</w:t>
      </w:r>
      <w:r w:rsidR="0091017E">
        <w:fldChar w:fldCharType="end"/>
      </w:r>
      <w:r>
        <w:rPr>
          <w:rFonts w:hint="eastAsia"/>
        </w:rPr>
        <w:t>の上段には異なる</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に対するグライドパスを記載している．</w:t>
      </w:r>
      <w:r w:rsidR="00731171">
        <w:rPr>
          <w:rFonts w:hint="eastAsia"/>
        </w:rPr>
        <w:t>例えば，</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=10%</m:t>
        </m:r>
      </m:oMath>
      <w:r w:rsidR="00731171">
        <w:rPr>
          <w:rFonts w:hint="eastAsia"/>
        </w:rPr>
        <w:t>の場合は</w:t>
      </w:r>
      <m:oMath>
        <m:r>
          <w:rPr>
            <w:rFonts w:ascii="Cambria Math" w:hAnsi="Cambria Math" w:hint="eastAsia"/>
          </w:rPr>
          <m:t>V=</m:t>
        </m:r>
        <m:r>
          <w:rPr>
            <w:rFonts w:ascii="Cambria Math" w:hAnsi="Cambria Math"/>
          </w:rPr>
          <m:t>82600</m:t>
        </m:r>
        <m:r>
          <m:rPr>
            <m:sty m:val="p"/>
          </m:rPr>
          <w:rPr>
            <w:rFonts w:ascii="Cambria Math" w:hAnsi="Cambria Math" w:hint="eastAsia"/>
          </w:rPr>
          <m:t>USD</m:t>
        </m:r>
      </m:oMath>
      <w:r w:rsidR="00731171">
        <w:rPr>
          <w:rFonts w:hint="eastAsia"/>
        </w:rPr>
        <w:t>に相当する．</w:t>
      </w:r>
      <w:r w:rsidR="00D477AC">
        <w:rPr>
          <w:rFonts w:hint="eastAsia"/>
        </w:rPr>
        <w:t>投資家がこの値が大きいと思えば，例えば</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oMath>
      <w:r w:rsidR="00D477AC">
        <w:rPr>
          <w:rFonts w:hint="eastAsia"/>
        </w:rPr>
        <w:t>とすることでリスク資産への投資比率を大幅に下げることが出来る．</w:t>
      </w:r>
      <w:r w:rsidR="00157613">
        <w:rPr>
          <w:rFonts w:hint="eastAsia"/>
        </w:rPr>
        <w:t>左下のグラフでは累積の掛け金の大きさの影響を表している．右下のグラフではリスク資産のパラメータの影響を表す．</w:t>
      </w:r>
      <w:r w:rsidR="00FF317E">
        <w:rPr>
          <w:rFonts w:hint="eastAsia"/>
        </w:rPr>
        <w:t>4</w:t>
      </w:r>
      <w:r w:rsidR="00FF317E">
        <w:t>.4</w:t>
      </w:r>
      <w:r w:rsidR="00FF317E">
        <w:rPr>
          <w:rFonts w:hint="eastAsia"/>
        </w:rPr>
        <w:t>節以前のモデルでは</w:t>
      </w:r>
      <m:oMath>
        <m:r>
          <w:rPr>
            <w:rFonts w:ascii="Cambria Math" w:hAnsi="Cambria Math"/>
          </w:rPr>
          <m:t>μ</m:t>
        </m:r>
      </m:oMath>
      <w:r w:rsidR="00FF317E">
        <w:rPr>
          <w:rFonts w:hint="eastAsia"/>
        </w:rPr>
        <w:t>の増加は</w:t>
      </w:r>
      <m:oMath>
        <m:r>
          <w:rPr>
            <w:rFonts w:ascii="Cambria Math" w:hAnsi="Cambria Math"/>
          </w:rPr>
          <m:t>σ</m:t>
        </m:r>
      </m:oMath>
      <w:r w:rsidR="00FF317E">
        <w:rPr>
          <w:rFonts w:hint="eastAsia"/>
        </w:rPr>
        <w:t>の減少と等価であったが，本節のモデルでは</w:t>
      </w:r>
      <w:r w:rsidR="00A31238">
        <w:rPr>
          <w:rFonts w:hint="eastAsia"/>
        </w:rPr>
        <w:t>リスク予算制約があるため</w:t>
      </w:r>
      <w:r w:rsidR="00FF317E">
        <w:rPr>
          <w:rFonts w:hint="eastAsia"/>
        </w:rPr>
        <w:t>そうではない．</w:t>
      </w:r>
    </w:p>
    <w:p w14:paraId="7D35A652" w14:textId="0E3AA22F" w:rsidR="00CC5E52" w:rsidRDefault="00CC5E52" w:rsidP="009A412D"/>
    <w:p w14:paraId="7A6CAB6E" w14:textId="71D2AC86" w:rsidR="00CC5E52" w:rsidRDefault="00CC5E52" w:rsidP="00CC5E52">
      <w:pPr>
        <w:ind w:firstLineChars="100" w:firstLine="210"/>
      </w:pPr>
      <w:r>
        <w:rPr>
          <w:rFonts w:hint="eastAsia"/>
        </w:rPr>
        <w:t>本節のモデルはM</w:t>
      </w:r>
      <w:r>
        <w:t>erton</w:t>
      </w:r>
      <w:r>
        <w:rPr>
          <w:rFonts w:hint="eastAsia"/>
        </w:rPr>
        <w:t>のアプローチ</w:t>
      </w:r>
      <w:r w:rsidR="00DF750C">
        <w:rPr>
          <w:rFonts w:hint="eastAsia"/>
        </w:rPr>
        <w:t>に基づく理論よりも扱いやすいにもかかわらず，効用関数を用いたフレームワークと近い結果が得られる．さらに，抽象的なリスク回避度に頼るのではなく，投資家のリスク予算である</w:t>
      </w:r>
      <m:oMath>
        <m:r>
          <w:rPr>
            <w:rFonts w:ascii="Cambria Math" w:hAnsi="Cambria Math"/>
          </w:rPr>
          <m:t>V</m:t>
        </m:r>
      </m:oMath>
      <w:r w:rsidR="00DF750C">
        <w:rPr>
          <w:rFonts w:hint="eastAsia"/>
        </w:rPr>
        <w:t>を用いている．</w:t>
      </w:r>
    </w:p>
    <w:p w14:paraId="07879C13" w14:textId="77777777" w:rsidR="0091017E" w:rsidRDefault="00C4344B" w:rsidP="0091017E">
      <w:pPr>
        <w:keepNext/>
        <w:ind w:firstLineChars="100" w:firstLine="210"/>
        <w:jc w:val="center"/>
      </w:pPr>
      <w:r w:rsidRPr="00C4344B">
        <w:rPr>
          <w:noProof/>
        </w:rPr>
        <w:drawing>
          <wp:inline distT="0" distB="0" distL="0" distR="0" wp14:anchorId="15E66598" wp14:editId="247F85FE">
            <wp:extent cx="4528933" cy="3286125"/>
            <wp:effectExtent l="0" t="0" r="5080" b="0"/>
            <wp:docPr id="20" name="図 20" descr="グラフィカル ユーザー インターフェイス,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ヒストグラム&#10;&#10;自動的に生成された説明"/>
                    <pic:cNvPicPr/>
                  </pic:nvPicPr>
                  <pic:blipFill>
                    <a:blip r:embed="rId27"/>
                    <a:stretch>
                      <a:fillRect/>
                    </a:stretch>
                  </pic:blipFill>
                  <pic:spPr>
                    <a:xfrm>
                      <a:off x="0" y="0"/>
                      <a:ext cx="4541925" cy="3295552"/>
                    </a:xfrm>
                    <a:prstGeom prst="rect">
                      <a:avLst/>
                    </a:prstGeom>
                  </pic:spPr>
                </pic:pic>
              </a:graphicData>
            </a:graphic>
          </wp:inline>
        </w:drawing>
      </w:r>
    </w:p>
    <w:p w14:paraId="3DDEA65C" w14:textId="122CF74F" w:rsidR="00136498" w:rsidRDefault="0091017E" w:rsidP="00136498">
      <w:pPr>
        <w:pStyle w:val="a9"/>
        <w:jc w:val="center"/>
      </w:pPr>
      <w:bookmarkStart w:id="247" w:name="_Ref92782710"/>
      <w:r>
        <w:t xml:space="preserve">図 </w:t>
      </w:r>
      <w:r w:rsidR="008675A7">
        <w:fldChar w:fldCharType="begin"/>
      </w:r>
      <w:r w:rsidR="008675A7">
        <w:instrText xml:space="preserve"> SEQ </w:instrText>
      </w:r>
      <w:r w:rsidR="008675A7">
        <w:instrText>図</w:instrText>
      </w:r>
      <w:r w:rsidR="008675A7">
        <w:instrText xml:space="preserve"> \* ARABIC </w:instrText>
      </w:r>
      <w:r w:rsidR="008675A7">
        <w:fldChar w:fldCharType="separate"/>
      </w:r>
      <w:r w:rsidR="005B43B7">
        <w:rPr>
          <w:noProof/>
        </w:rPr>
        <w:t>13</w:t>
      </w:r>
      <w:r w:rsidR="008675A7">
        <w:rPr>
          <w:noProof/>
        </w:rPr>
        <w:fldChar w:fldCharType="end"/>
      </w:r>
      <w:bookmarkEnd w:id="247"/>
      <w:r>
        <w:rPr>
          <w:rFonts w:hint="eastAsia"/>
        </w:rPr>
        <w:t xml:space="preserve">　シミュレーション結果</w:t>
      </w:r>
    </w:p>
    <w:p w14:paraId="1DFC78AA" w14:textId="281C4F68" w:rsidR="001E1393" w:rsidRPr="00C76174" w:rsidRDefault="001E1393" w:rsidP="001E1393">
      <w:pPr>
        <w:rPr>
          <w:b/>
          <w:bCs/>
          <w:sz w:val="28"/>
          <w:szCs w:val="32"/>
        </w:rPr>
      </w:pPr>
    </w:p>
    <w:p w14:paraId="4680F98D" w14:textId="2FA9226E" w:rsidR="00136498" w:rsidRPr="00C76174" w:rsidRDefault="00136498" w:rsidP="00136498">
      <w:pPr>
        <w:pStyle w:val="a8"/>
        <w:numPr>
          <w:ilvl w:val="0"/>
          <w:numId w:val="15"/>
        </w:numPr>
        <w:ind w:leftChars="0"/>
        <w:rPr>
          <w:b/>
          <w:bCs/>
          <w:sz w:val="28"/>
          <w:szCs w:val="32"/>
        </w:rPr>
      </w:pPr>
      <w:r w:rsidRPr="00C76174">
        <w:rPr>
          <w:rFonts w:hint="eastAsia"/>
          <w:b/>
          <w:bCs/>
          <w:sz w:val="28"/>
          <w:szCs w:val="32"/>
        </w:rPr>
        <w:t>数学的な結果</w:t>
      </w:r>
    </w:p>
    <w:p w14:paraId="069A9880" w14:textId="298F06E7" w:rsidR="00136498" w:rsidRPr="00C76174" w:rsidRDefault="00C76174" w:rsidP="00136498">
      <w:pPr>
        <w:pStyle w:val="a8"/>
        <w:numPr>
          <w:ilvl w:val="1"/>
          <w:numId w:val="15"/>
        </w:numPr>
        <w:ind w:leftChars="0"/>
        <w:rPr>
          <w:b/>
          <w:bCs/>
          <w:sz w:val="24"/>
          <w:szCs w:val="28"/>
        </w:rPr>
      </w:pPr>
      <w:r w:rsidRPr="00C76174">
        <w:rPr>
          <w:rFonts w:hint="eastAsia"/>
          <w:b/>
          <w:bCs/>
          <w:sz w:val="24"/>
          <w:szCs w:val="28"/>
        </w:rPr>
        <w:t>フォワードダイナミクス</w:t>
      </w:r>
    </w:p>
    <w:p w14:paraId="6F08A694" w14:textId="6E38835A" w:rsidR="00C76174" w:rsidRDefault="00F46F39" w:rsidP="00C76174">
      <w:pPr>
        <w:ind w:firstLineChars="100" w:firstLine="210"/>
      </w:pPr>
      <w:r>
        <w:rPr>
          <w:rFonts w:hint="eastAsia"/>
        </w:rPr>
        <w:t>前提により，リスク資産</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と割引債</w:t>
      </w:r>
      <m:oMath>
        <m:sSub>
          <m:sSubPr>
            <m:ctrlPr>
              <w:rPr>
                <w:rFonts w:ascii="Cambria Math" w:hAnsi="Cambria Math"/>
                <w:i/>
              </w:rPr>
            </m:ctrlPr>
          </m:sSubPr>
          <m:e>
            <m:r>
              <w:rPr>
                <w:rFonts w:ascii="Cambria Math" w:hAnsi="Cambria Math"/>
              </w:rPr>
              <m:t>B</m:t>
            </m:r>
          </m:e>
          <m:sub>
            <m:r>
              <w:rPr>
                <w:rFonts w:ascii="Cambria Math" w:hAnsi="Cambria Math"/>
              </w:rPr>
              <m:t>t,T</m:t>
            </m:r>
          </m:sub>
        </m:sSub>
      </m:oMath>
      <w:r>
        <w:rPr>
          <w:rFonts w:hint="eastAsia"/>
        </w:rPr>
        <w:t>の確率微分方程式は以下のように表される．</w:t>
      </w:r>
    </w:p>
    <w:p w14:paraId="0913F8ED" w14:textId="70668FB8" w:rsidR="00F46F39" w:rsidRDefault="008675A7" w:rsidP="00C76174">
      <w:pPr>
        <w:ind w:firstLineChars="100" w:firstLine="21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1E095737" w14:textId="11FFA437" w:rsidR="001E1393" w:rsidRDefault="00F46F39" w:rsidP="00F46F39">
      <w:pPr>
        <w:rPr>
          <w:iCs/>
        </w:rPr>
      </w:pPr>
      <w:r>
        <w:rPr>
          <w:rFonts w:hint="eastAsia"/>
          <w:iCs/>
        </w:rPr>
        <w:t>伊藤の公式により，</w:t>
      </w:r>
      <m:oMath>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e>
        </m:d>
      </m:oMath>
      <w:r w:rsidR="00544536">
        <w:rPr>
          <w:rFonts w:hint="eastAsia"/>
          <w:iCs/>
        </w:rPr>
        <w:t>は以下のように表される．</w:t>
      </w:r>
    </w:p>
    <w:p w14:paraId="4B2C9E70" w14:textId="30A75C45" w:rsidR="00544536" w:rsidRPr="001154B0" w:rsidRDefault="008675A7" w:rsidP="00F46F39">
      <w:pPr>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e>
            <m:sup>
              <m:r>
                <w:rPr>
                  <w:rFonts w:ascii="Cambria Math" w:hAnsi="Cambria Math"/>
                </w:rPr>
                <m:t>2</m:t>
              </m:r>
            </m:sup>
          </m:s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dt</m:t>
          </m:r>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07B971BC" w14:textId="1498B523" w:rsidR="001154B0" w:rsidRDefault="001154B0" w:rsidP="00F46F39">
      <w:pPr>
        <w:rPr>
          <w:iCs/>
        </w:rPr>
      </w:pPr>
    </w:p>
    <w:p w14:paraId="4169C7F2" w14:textId="7277A67C" w:rsidR="00862250" w:rsidRDefault="00862250" w:rsidP="00F46F39">
      <w:pPr>
        <w:rPr>
          <w:iCs/>
        </w:rPr>
      </w:pPr>
      <w:r>
        <w:rPr>
          <w:rFonts w:hint="eastAsia"/>
          <w:iCs/>
        </w:rPr>
        <w:t>ここで</w:t>
      </w:r>
      <w:r w:rsidR="00C379C6">
        <w:rPr>
          <w:rFonts w:hint="eastAsia"/>
          <w:iCs/>
        </w:rPr>
        <w:t>，</w:t>
      </w:r>
    </w:p>
    <w:p w14:paraId="52A20C47" w14:textId="5ADAE6D2" w:rsidR="00862250" w:rsidRPr="00C379C6" w:rsidRDefault="00862250" w:rsidP="00F46F39">
      <w:pPr>
        <w:rPr>
          <w:iCs/>
        </w:rPr>
      </w:pPr>
      <m:oMathPara>
        <m:oMath>
          <m:r>
            <w:rPr>
              <w:rFonts w:ascii="Cambria Math" w:hAnsi="Cambria Math"/>
            </w:rPr>
            <w:lastRenderedPageBreak/>
            <m:t>d</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S</m:t>
                  </m:r>
                </m:e>
                <m:sub>
                  <m:r>
                    <w:rPr>
                      <w:rFonts w:ascii="Cambria Math" w:hAnsi="Cambria Math"/>
                    </w:rPr>
                    <m:t>t,T</m:t>
                  </m:r>
                </m:sub>
              </m:sSub>
            </m:e>
          </m:func>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e>
              </m:d>
            </m:e>
            <m:sup>
              <m:r>
                <w:rPr>
                  <w:rFonts w:ascii="Cambria Math" w:hAnsi="Cambria Math"/>
                </w:rPr>
                <m:t>2</m:t>
              </m:r>
            </m:sup>
          </m:sSup>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e>
              </m:d>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750BE0E0" w14:textId="369578C5" w:rsidR="00C379C6" w:rsidRDefault="000D4CF1" w:rsidP="00F46F39">
      <w:pPr>
        <w:rPr>
          <w:iCs/>
        </w:rPr>
      </w:pPr>
      <w:r>
        <w:rPr>
          <w:rFonts w:hint="eastAsia"/>
          <w:iCs/>
        </w:rPr>
        <w:t>となるため，</w:t>
      </w:r>
      <m:oMath>
        <m:sSub>
          <m:sSubPr>
            <m:ctrlPr>
              <w:rPr>
                <w:rFonts w:ascii="Cambria Math" w:hAnsi="Cambria Math"/>
                <w:i/>
                <w:iCs/>
              </w:rPr>
            </m:ctrlPr>
          </m:sSubPr>
          <m:e>
            <m:r>
              <w:rPr>
                <w:rFonts w:ascii="Cambria Math" w:hAnsi="Cambria Math"/>
              </w:rPr>
              <m:t>S</m:t>
            </m:r>
          </m:e>
          <m:sub>
            <m:r>
              <w:rPr>
                <w:rFonts w:ascii="Cambria Math" w:hAnsi="Cambria Math"/>
              </w:rPr>
              <m:t>t,T</m:t>
            </m:r>
          </m:sub>
        </m:sSub>
      </m:oMath>
      <w:r>
        <w:rPr>
          <w:rFonts w:hint="eastAsia"/>
          <w:iCs/>
        </w:rPr>
        <w:t>は以下の表式で表される．</w:t>
      </w:r>
    </w:p>
    <w:p w14:paraId="1F46F3A9" w14:textId="403F9FF2" w:rsidR="000D4CF1" w:rsidRPr="0012764A" w:rsidRDefault="008675A7" w:rsidP="00F46F39">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u,T</m:t>
                                  </m:r>
                                  <m:ctrlPr>
                                    <w:rPr>
                                      <w:rFonts w:ascii="Cambria Math" w:hAnsi="Cambria Math"/>
                                      <w:i/>
                                    </w:rPr>
                                  </m:ctrlPr>
                                </m:sub>
                                <m:sup>
                                  <m:r>
                                    <w:rPr>
                                      <w:rFonts w:ascii="Cambria Math" w:hAnsi="Cambria Math"/>
                                    </w:rPr>
                                    <m:t>2</m:t>
                                  </m:r>
                                </m:sup>
                              </m:sSubSup>
                            </m:e>
                          </m:d>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u,T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B</m:t>
                              </m:r>
                            </m:sup>
                          </m:sSubSup>
                        </m:e>
                      </m:d>
                    </m:e>
                  </m:nary>
                </m:e>
              </m:d>
            </m:e>
          </m:func>
        </m:oMath>
      </m:oMathPara>
    </w:p>
    <w:p w14:paraId="63E7CCAC" w14:textId="1F88963D" w:rsidR="0012764A" w:rsidRDefault="0012764A" w:rsidP="00F46F39">
      <w:pPr>
        <w:rPr>
          <w:iCs/>
        </w:rPr>
      </w:pPr>
    </w:p>
    <w:p w14:paraId="55F8599B" w14:textId="30DE9D73" w:rsidR="006A0A53" w:rsidRDefault="006A0A53" w:rsidP="00F46F39">
      <w:pPr>
        <w:rPr>
          <w:iCs/>
        </w:rPr>
      </w:pPr>
      <w:r>
        <w:rPr>
          <w:rFonts w:hint="eastAsia"/>
          <w:iCs/>
        </w:rPr>
        <w:t>式●●には２つのブラウン運動が含まれるが，レビィの定理</w:t>
      </w:r>
      <w:r>
        <w:rPr>
          <w:rStyle w:val="ac"/>
          <w:iCs/>
        </w:rPr>
        <w:footnoteReference w:id="14"/>
      </w:r>
      <w:r>
        <w:rPr>
          <w:rFonts w:hint="eastAsia"/>
          <w:iCs/>
        </w:rPr>
        <w:t>により１つのブラウン運動で記述でき</w:t>
      </w:r>
      <w:r w:rsidR="00114393">
        <w:rPr>
          <w:rFonts w:hint="eastAsia"/>
          <w:iCs/>
        </w:rPr>
        <w:t>る．</w:t>
      </w:r>
    </w:p>
    <w:tbl>
      <w:tblPr>
        <w:tblStyle w:val="a7"/>
        <w:tblW w:w="0" w:type="auto"/>
        <w:tblInd w:w="560" w:type="dxa"/>
        <w:tblLook w:val="04A0" w:firstRow="1" w:lastRow="0" w:firstColumn="1" w:lastColumn="0" w:noHBand="0" w:noVBand="1"/>
      </w:tblPr>
      <w:tblGrid>
        <w:gridCol w:w="9634"/>
      </w:tblGrid>
      <w:tr w:rsidR="00114393" w14:paraId="4CD41B4C" w14:textId="77777777" w:rsidTr="00763A31">
        <w:trPr>
          <w:trHeight w:val="2061"/>
        </w:trPr>
        <w:tc>
          <w:tcPr>
            <w:tcW w:w="9634" w:type="dxa"/>
          </w:tcPr>
          <w:p w14:paraId="7037E744" w14:textId="415EA99E" w:rsidR="00114393" w:rsidRDefault="00114393" w:rsidP="00F46F39">
            <w:pPr>
              <w:rPr>
                <w:iCs/>
              </w:rPr>
            </w:pPr>
            <w:r>
              <w:rPr>
                <w:rFonts w:hint="eastAsia"/>
                <w:iCs/>
              </w:rPr>
              <w:t>【レビィの定理】</w:t>
            </w:r>
            <w:r w:rsidR="0026408B">
              <w:rPr>
                <w:rFonts w:hint="eastAsia"/>
                <w:iCs/>
              </w:rPr>
              <w:t>（ファイナンスのための確率解析）</w:t>
            </w:r>
          </w:p>
          <w:p w14:paraId="0C6CF590" w14:textId="64026B31" w:rsidR="004B02F4" w:rsidRDefault="004B02F4" w:rsidP="00763A31">
            <w:pPr>
              <w:ind w:leftChars="282" w:left="592"/>
              <w:rPr>
                <w:iCs/>
              </w:rPr>
            </w:pPr>
            <m:oMath>
              <m:r>
                <w:rPr>
                  <w:rFonts w:ascii="Cambria Math" w:hAnsi="Cambria Math"/>
                </w:rPr>
                <m:t>M</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をフィルトレーション</w:t>
            </w:r>
            <m:oMath>
              <m:r>
                <m:rPr>
                  <m:scr m:val="script"/>
                </m:rPr>
                <w:rPr>
                  <w:rFonts w:ascii="Cambria Math" w:hAnsi="Cambria Math"/>
                </w:rPr>
                <m:t>F</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に関するマルチンゲールとする．</w:t>
            </w:r>
            <m:oMath>
              <m:r>
                <w:rPr>
                  <w:rFonts w:ascii="Cambria Math" w:hAnsi="Cambria Math"/>
                </w:rPr>
                <m:t>M</m:t>
              </m:r>
              <m:d>
                <m:dPr>
                  <m:ctrlPr>
                    <w:rPr>
                      <w:rFonts w:ascii="Cambria Math" w:hAnsi="Cambria Math"/>
                      <w:i/>
                      <w:iCs/>
                    </w:rPr>
                  </m:ctrlPr>
                </m:dPr>
                <m:e>
                  <m:r>
                    <w:rPr>
                      <w:rFonts w:ascii="Cambria Math" w:hAnsi="Cambria Math"/>
                    </w:rPr>
                    <m:t>0</m:t>
                  </m:r>
                </m:e>
              </m:d>
              <m:r>
                <w:rPr>
                  <w:rFonts w:ascii="Cambria Math" w:hAnsi="Cambria Math"/>
                </w:rPr>
                <m:t>=0</m:t>
              </m:r>
            </m:oMath>
            <w:r>
              <w:rPr>
                <w:rFonts w:hint="eastAsia"/>
                <w:iCs/>
              </w:rPr>
              <w:t>であり，</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は連続な経路を持ち，全ての</w:t>
            </w:r>
            <m:oMath>
              <m:r>
                <w:rPr>
                  <w:rFonts w:ascii="Cambria Math" w:hAnsi="Cambria Math"/>
                </w:rPr>
                <m:t>t≥0</m:t>
              </m:r>
            </m:oMath>
            <w:r>
              <w:rPr>
                <w:rFonts w:hint="eastAsia"/>
                <w:iCs/>
              </w:rPr>
              <w:t>に対し，以下の式が成立する</w:t>
            </w:r>
            <w:r w:rsidR="00763A31">
              <w:rPr>
                <w:rFonts w:hint="eastAsia"/>
                <w:iCs/>
              </w:rPr>
              <w:t>と仮定する．この</w:t>
            </w:r>
            <w:r>
              <w:rPr>
                <w:rFonts w:hint="eastAsia"/>
                <w:iCs/>
              </w:rPr>
              <w:t>とき</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w:t>
            </w:r>
            <w:r w:rsidR="00763A31">
              <w:rPr>
                <w:rFonts w:hint="eastAsia"/>
                <w:iCs/>
              </w:rPr>
              <w:t>ブラウン運動</w:t>
            </w:r>
            <w:r>
              <w:rPr>
                <w:rFonts w:hint="eastAsia"/>
                <w:iCs/>
              </w:rPr>
              <w:t>である．</w:t>
            </w:r>
          </w:p>
          <w:p w14:paraId="2374A469" w14:textId="7016452B" w:rsidR="004B02F4" w:rsidRPr="004B02F4" w:rsidRDefault="008675A7" w:rsidP="004B02F4">
            <w:pPr>
              <w:ind w:leftChars="282" w:left="592"/>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dt</m:t>
                    </m:r>
                  </m:e>
                </m:nary>
                <m:r>
                  <w:rPr>
                    <w:rFonts w:ascii="Cambria Math" w:hAnsi="Cambria Math"/>
                  </w:rPr>
                  <m:t>=t</m:t>
                </m:r>
              </m:oMath>
            </m:oMathPara>
          </w:p>
        </w:tc>
      </w:tr>
    </w:tbl>
    <w:p w14:paraId="3E1D20E2" w14:textId="6B332200" w:rsidR="0026408B" w:rsidRPr="0026408B" w:rsidRDefault="0026408B" w:rsidP="00F46F39">
      <w:pPr>
        <w:rPr>
          <w:iCs/>
        </w:rPr>
      </w:pPr>
      <w:r>
        <w:rPr>
          <w:rFonts w:hint="eastAsia"/>
          <w:iCs/>
        </w:rPr>
        <w:t>ここで，</w:t>
      </w:r>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Pr>
          <w:rFonts w:hint="eastAsia"/>
          <w:iCs/>
        </w:rPr>
        <w:t>を以下のように定義する</w:t>
      </w:r>
    </w:p>
    <w:p w14:paraId="1F86F0D9" w14:textId="23AC48AC" w:rsidR="0026408B" w:rsidRDefault="0026408B"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5E6DB41F" w14:textId="4564B616" w:rsidR="0026408B" w:rsidRDefault="0026408B" w:rsidP="00F46F39">
      <w:pPr>
        <w:rPr>
          <w:iCs/>
        </w:rPr>
      </w:pPr>
      <w:r>
        <w:rPr>
          <w:rFonts w:hint="eastAsia"/>
          <w:iCs/>
        </w:rPr>
        <w:t>このとき，</w:t>
      </w:r>
      <w:commentRangeStart w:id="248"/>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sidR="00BB1946">
        <w:rPr>
          <w:rFonts w:hint="eastAsia"/>
          <w:iCs/>
        </w:rPr>
        <w:t>は連続なマルチンゲールで</w:t>
      </w:r>
      <m:oMath>
        <m:sSubSup>
          <m:sSubSupPr>
            <m:ctrlPr>
              <w:rPr>
                <w:rFonts w:ascii="Cambria Math" w:hAnsi="Cambria Math"/>
                <w:i/>
                <w:iCs/>
              </w:rPr>
            </m:ctrlPr>
          </m:sSubSupPr>
          <m:e>
            <m:r>
              <w:rPr>
                <w:rFonts w:ascii="Cambria Math" w:hAnsi="Cambria Math"/>
              </w:rPr>
              <m:t>W</m:t>
            </m:r>
          </m:e>
          <m:sub>
            <m:r>
              <w:rPr>
                <w:rFonts w:ascii="Cambria Math" w:hAnsi="Cambria Math"/>
              </w:rPr>
              <m:t>0</m:t>
            </m:r>
          </m:sub>
          <m:sup>
            <m:r>
              <w:rPr>
                <w:rFonts w:ascii="Cambria Math" w:hAnsi="Cambria Math"/>
              </w:rPr>
              <m:t>M</m:t>
            </m:r>
          </m:sup>
        </m:sSubSup>
        <m:r>
          <w:rPr>
            <w:rFonts w:ascii="Cambria Math" w:hAnsi="Cambria Math"/>
          </w:rPr>
          <m:t>=0</m:t>
        </m:r>
        <w:commentRangeEnd w:id="248"/>
        <m:r>
          <m:rPr>
            <m:sty m:val="p"/>
          </m:rPr>
          <w:rPr>
            <w:rStyle w:val="af"/>
          </w:rPr>
          <w:commentReference w:id="248"/>
        </m:r>
      </m:oMath>
      <w:r w:rsidR="00BB1946">
        <w:rPr>
          <w:rFonts w:hint="eastAsia"/>
          <w:iCs/>
        </w:rPr>
        <w:t>である．また，</w:t>
      </w:r>
    </w:p>
    <w:p w14:paraId="5AD8BB62" w14:textId="1AD5F436" w:rsidR="00BB1946" w:rsidRPr="00BB1946" w:rsidRDefault="00BB1946"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d>
          <m:r>
            <w:rPr>
              <w:rFonts w:ascii="Cambria Math" w:hAnsi="Cambria Math"/>
            </w:rPr>
            <m:t>dt</m:t>
          </m:r>
        </m:oMath>
      </m:oMathPara>
    </w:p>
    <w:p w14:paraId="3850D5DB" w14:textId="2A96EBDE" w:rsidR="00BB1946" w:rsidRDefault="00BB1946" w:rsidP="00F46F39">
      <w:pPr>
        <w:rPr>
          <w:iCs/>
        </w:rPr>
      </w:pPr>
      <w:r>
        <w:rPr>
          <w:rFonts w:hint="eastAsia"/>
          <w:iCs/>
        </w:rPr>
        <w:t>である．</w:t>
      </w:r>
      <w:r w:rsidR="00412DE4">
        <w:rPr>
          <w:rFonts w:hint="eastAsia"/>
          <w:iCs/>
        </w:rPr>
        <w:t>これは，</w:t>
      </w:r>
    </w:p>
    <w:p w14:paraId="7AE3698E" w14:textId="1D068101" w:rsidR="00412DE4" w:rsidRPr="00412DE4" w:rsidRDefault="008675A7" w:rsidP="00F46F39">
      <w:pPr>
        <w:rPr>
          <w:iCs/>
        </w:rPr>
      </w:pPr>
      <m:oMathPara>
        <m:oMath>
          <m:nary>
            <m:naryPr>
              <m:limLoc m:val="subSup"/>
              <m:ctrlPr>
                <w:rPr>
                  <w:rFonts w:ascii="Cambria Math" w:hAnsi="Cambria Math"/>
                  <w:i/>
                  <w:iCs/>
                </w:rPr>
              </m:ctrlPr>
            </m:naryPr>
            <m:sub>
              <m:r>
                <w:rPr>
                  <w:rFonts w:ascii="Cambria Math" w:hAnsi="Cambria Math"/>
                </w:rPr>
                <m:t>0</m:t>
              </m:r>
            </m:sub>
            <m:sup>
              <m:r>
                <w:rPr>
                  <w:rFonts w:ascii="Cambria Math" w:hAnsi="Cambria Math"/>
                </w:rPr>
                <m:t>t</m:t>
              </m:r>
            </m:sup>
            <m:e>
              <m:f>
                <m:fPr>
                  <m:ctrlPr>
                    <w:rPr>
                      <w:rFonts w:ascii="Cambria Math" w:hAnsi="Cambria Math"/>
                      <w:i/>
                      <w:iCs/>
                    </w:rPr>
                  </m:ctrlPr>
                </m:fPr>
                <m:num>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e>
          </m:nary>
          <m:r>
            <w:rPr>
              <w:rFonts w:ascii="Cambria Math" w:hAnsi="Cambria Math"/>
            </w:rPr>
            <m:t>dt=t</m:t>
          </m:r>
        </m:oMath>
      </m:oMathPara>
    </w:p>
    <w:p w14:paraId="03906FC0" w14:textId="5F0B48A6" w:rsidR="00412DE4" w:rsidRDefault="00412DE4" w:rsidP="00F46F39">
      <w:pPr>
        <w:rPr>
          <w:iCs/>
        </w:rPr>
      </w:pPr>
      <w:r>
        <w:rPr>
          <w:rFonts w:hint="eastAsia"/>
          <w:iCs/>
        </w:rPr>
        <w:t>が成立することを示しており，レビィの定理によ</w:t>
      </w:r>
      <w:r w:rsidR="00170AA5">
        <w:rPr>
          <w:rFonts w:hint="eastAsia"/>
          <w:iCs/>
        </w:rPr>
        <w:t>り以下の値はブラウン運動になる．</w:t>
      </w:r>
    </w:p>
    <w:p w14:paraId="4EEEF5A0" w14:textId="4CAA3A43" w:rsidR="00170AA5" w:rsidRPr="00170AA5" w:rsidRDefault="00170AA5"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oMath>
      </m:oMathPara>
    </w:p>
    <w:p w14:paraId="2D190688" w14:textId="4D74CB66" w:rsidR="009901E3" w:rsidRDefault="009901E3" w:rsidP="00F46F39">
      <w:pPr>
        <w:rPr>
          <w:iCs/>
        </w:rPr>
      </w:pPr>
      <w:r>
        <w:rPr>
          <w:rFonts w:hint="eastAsia"/>
          <w:iCs/>
        </w:rPr>
        <w:t>また，</w:t>
      </w:r>
    </w:p>
    <w:p w14:paraId="14ABDFB9" w14:textId="3F77EFAE" w:rsidR="009901E3" w:rsidRPr="009901E3" w:rsidRDefault="008675A7" w:rsidP="00F46F39">
      <w:pPr>
        <w:rPr>
          <w:iCs/>
        </w:rPr>
      </w:pPr>
      <m:oMathPara>
        <m:oMath>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r>
            <m:rPr>
              <m:sty m:val="p"/>
            </m:rPr>
            <w:rPr>
              <w:rFonts w:ascii="Cambria Math" w:hAnsi="Cambria Math"/>
            </w:rPr>
            <w:br/>
          </m:r>
        </m:oMath>
        <m:oMath>
          <m:sSub>
            <m:sSubPr>
              <m:ctrlPr>
                <w:rPr>
                  <w:rFonts w:ascii="Cambria Math" w:hAnsi="Cambria Math"/>
                  <w:i/>
                  <w:iCs/>
                </w:rPr>
              </m:ctrlPr>
            </m:sSubPr>
            <m:e>
              <m:r>
                <w:rPr>
                  <w:rFonts w:ascii="Cambria Math" w:hAnsi="Cambria Math"/>
                </w:rPr>
                <m:t>μ</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oMath>
      </m:oMathPara>
    </w:p>
    <w:p w14:paraId="7732B7E1" w14:textId="2B42BDFB" w:rsidR="009901E3" w:rsidRDefault="009901E3" w:rsidP="00F46F39">
      <w:pPr>
        <w:rPr>
          <w:iCs/>
        </w:rPr>
      </w:pPr>
      <w:r>
        <w:rPr>
          <w:rFonts w:hint="eastAsia"/>
          <w:iCs/>
        </w:rPr>
        <w:t>としたとき，</w:t>
      </w:r>
      <w:r w:rsidR="00D610E4">
        <w:rPr>
          <w:rFonts w:hint="eastAsia"/>
          <w:iCs/>
        </w:rPr>
        <w:t>式●●より</w:t>
      </w:r>
    </w:p>
    <w:p w14:paraId="7D8E2D94" w14:textId="00719BFC" w:rsidR="00D610E4" w:rsidRPr="0012764A" w:rsidRDefault="008675A7" w:rsidP="00D610E4">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e>
                  </m:nary>
                </m:e>
              </m:d>
            </m:e>
          </m:func>
        </m:oMath>
      </m:oMathPara>
    </w:p>
    <w:p w14:paraId="308097CD" w14:textId="0817B637" w:rsidR="00805F24" w:rsidRDefault="005F0455" w:rsidP="00F46F39">
      <w:pPr>
        <w:rPr>
          <w:iCs/>
        </w:rPr>
      </w:pPr>
      <w:r>
        <w:rPr>
          <w:rFonts w:hint="eastAsia"/>
          <w:iCs/>
        </w:rPr>
        <w:t>となる．</w:t>
      </w:r>
    </w:p>
    <w:p w14:paraId="10B61694" w14:textId="348CE0E4" w:rsidR="00C1640C" w:rsidRDefault="00C1640C" w:rsidP="00F46F39">
      <w:pPr>
        <w:rPr>
          <w:iCs/>
        </w:rPr>
      </w:pPr>
    </w:p>
    <w:p w14:paraId="39C7CE67" w14:textId="5CE9F552" w:rsidR="009D1328" w:rsidRDefault="008675A7" w:rsidP="00F46F39">
      <w:pPr>
        <w:rPr>
          <w:iCs/>
        </w:rPr>
      </w:pP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6C293A">
        <w:rPr>
          <w:rFonts w:hint="eastAsia"/>
          <w:iCs/>
        </w:rPr>
        <w:t>が満たす確率微分方程式は</w:t>
      </w:r>
    </w:p>
    <w:p w14:paraId="63A49A81" w14:textId="16B1CFDC" w:rsidR="006C293A" w:rsidRPr="006C293A" w:rsidRDefault="006C293A" w:rsidP="00F46F39">
      <w:pPr>
        <w:rPr>
          <w:iCs/>
        </w:rPr>
      </w:pPr>
      <m:oMathPara>
        <m:oMath>
          <m:r>
            <w:rPr>
              <w:rFonts w:ascii="Cambria Math" w:hAnsi="Cambria Math"/>
            </w:rPr>
            <m:t>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oMath>
      </m:oMathPara>
    </w:p>
    <w:p w14:paraId="57550C04" w14:textId="6B511FAE" w:rsidR="00C1640C" w:rsidRDefault="006C293A" w:rsidP="00F46F39">
      <w:pPr>
        <w:rPr>
          <w:iCs/>
        </w:rPr>
      </w:pPr>
      <w:r>
        <w:rPr>
          <w:rFonts w:hint="eastAsia"/>
          <w:iCs/>
        </w:rPr>
        <w:t>であるが，</w:t>
      </w:r>
      <w:r w:rsidR="00C1640C">
        <w:rPr>
          <w:rFonts w:hint="eastAsia"/>
          <w:iCs/>
        </w:rPr>
        <w:t>上式</w:t>
      </w:r>
      <w:r w:rsidR="00CE457A">
        <w:rPr>
          <w:rFonts w:hint="eastAsia"/>
          <w:iCs/>
        </w:rPr>
        <w:t>と</w:t>
      </w:r>
      <w:r w:rsidR="00C1640C">
        <w:rPr>
          <w:rFonts w:hint="eastAsia"/>
          <w:iCs/>
        </w:rPr>
        <w:t>同様の</w:t>
      </w:r>
      <w:r w:rsidR="009D1328">
        <w:rPr>
          <w:rFonts w:hint="eastAsia"/>
          <w:iCs/>
        </w:rPr>
        <w:t>計算をすることで</w:t>
      </w:r>
      <w:r>
        <w:rPr>
          <w:rFonts w:hint="eastAsia"/>
          <w:iCs/>
        </w:rPr>
        <w:t>以下のようになる．</w:t>
      </w:r>
    </w:p>
    <w:p w14:paraId="68095575" w14:textId="7DD821F6" w:rsidR="009D1328" w:rsidRPr="001320D3" w:rsidRDefault="008675A7" w:rsidP="009D1328">
      <w:pP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w:commentRangeStart w:id="249"/>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ζ</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nary>
                </m:e>
              </m:d>
              <w:commentRangeEnd w:id="249"/>
              <m:r>
                <m:rPr>
                  <m:sty m:val="p"/>
                </m:rPr>
                <w:rPr>
                  <w:rStyle w:val="af"/>
                </w:rPr>
                <w:commentReference w:id="249"/>
              </m:r>
            </m:e>
          </m:func>
          <m:r>
            <m:rPr>
              <m:sty m:val="p"/>
            </m:rPr>
            <w:rPr>
              <w:rFonts w:ascii="Cambria Math" w:hAnsi="Cambria Math"/>
            </w:rPr>
            <w:br/>
          </m:r>
        </m:oMath>
        <m:oMath>
          <m:sSub>
            <m:sSubPr>
              <m:ctrlPr>
                <w:rPr>
                  <w:rFonts w:ascii="Cambria Math" w:hAnsi="Cambria Math"/>
                  <w:i/>
                  <w:iCs/>
                </w:rPr>
              </m:ctrlPr>
            </m:sSubPr>
            <m:e>
              <m:r>
                <w:rPr>
                  <w:rFonts w:ascii="Cambria Math" w:hAnsi="Cambria Math"/>
                </w:rPr>
                <m:t>θ</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Q,B</m:t>
              </m:r>
            </m:sub>
          </m:sSub>
          <m:r>
            <m:rPr>
              <m:sty m:val="p"/>
            </m:rPr>
            <w:rPr>
              <w:rFonts w:ascii="Cambria Math" w:hAnsi="Cambria Math"/>
            </w:rPr>
            <w:br/>
          </m:r>
        </m:oMath>
        <m:oMath>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iCs/>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e>
          </m:rad>
          <m:r>
            <m:rPr>
              <m:sty m:val="p"/>
            </m:rPr>
            <w:rPr>
              <w:rFonts w:ascii="Cambria Math" w:hAnsi="Cambria Math"/>
            </w:rPr>
            <w:br/>
          </m:r>
        </m:oMath>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5889FE2" w14:textId="11D5181D" w:rsidR="0099618C" w:rsidRDefault="0099618C" w:rsidP="00F46F39">
      <w:pPr>
        <w:rPr>
          <w:iCs/>
        </w:rPr>
      </w:pPr>
      <w:r>
        <w:rPr>
          <w:rFonts w:hint="eastAsia"/>
          <w:iCs/>
        </w:rPr>
        <w:t>また，</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iCs/>
        </w:rPr>
        <w:t>，</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oMath>
      <w:r>
        <w:rPr>
          <w:rFonts w:hint="eastAsia"/>
          <w:iCs/>
        </w:rPr>
        <w:t>の定義により，</w:t>
      </w:r>
    </w:p>
    <w:p w14:paraId="370AD40C" w14:textId="195F53ED" w:rsidR="0099618C" w:rsidRPr="00514FD4" w:rsidRDefault="0099618C"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den>
          </m:f>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r>
            <w:rPr>
              <w:rFonts w:ascii="Cambria Math" w:hAnsi="Cambria Math"/>
            </w:rPr>
            <m:t>dt</m:t>
          </m:r>
        </m:oMath>
      </m:oMathPara>
    </w:p>
    <w:p w14:paraId="13C5D09B" w14:textId="7694521D" w:rsidR="00723519" w:rsidRDefault="00723519" w:rsidP="00F46F39">
      <w:pPr>
        <w:rPr>
          <w:iCs/>
        </w:rPr>
      </w:pPr>
      <w:r>
        <w:rPr>
          <w:rFonts w:hint="eastAsia"/>
          <w:iCs/>
        </w:rPr>
        <w:t>となるため，</w:t>
      </w:r>
    </w:p>
    <w:p w14:paraId="331F2104" w14:textId="567A2ECE" w:rsidR="00723519" w:rsidRPr="00723519" w:rsidRDefault="008675A7" w:rsidP="00F46F39">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8627FAF" w14:textId="63F90205" w:rsidR="00723519" w:rsidRDefault="00723519" w:rsidP="00F46F39">
      <w:r>
        <w:rPr>
          <w:rFonts w:hint="eastAsia"/>
        </w:rPr>
        <w:t>となる．</w:t>
      </w:r>
    </w:p>
    <w:p w14:paraId="62CF5D2B" w14:textId="48363547" w:rsidR="00A44DC9" w:rsidRDefault="00A44DC9" w:rsidP="00F46F39"/>
    <w:p w14:paraId="07A6F8A8" w14:textId="634ED2F8" w:rsidR="00A44DC9" w:rsidRPr="00C76174" w:rsidRDefault="00A44DC9" w:rsidP="00A44DC9">
      <w:pPr>
        <w:pStyle w:val="a8"/>
        <w:numPr>
          <w:ilvl w:val="1"/>
          <w:numId w:val="15"/>
        </w:numPr>
        <w:ind w:leftChars="0"/>
        <w:rPr>
          <w:b/>
          <w:bCs/>
          <w:sz w:val="24"/>
          <w:szCs w:val="28"/>
        </w:rPr>
      </w:pPr>
      <w:r>
        <w:rPr>
          <w:rFonts w:hint="eastAsia"/>
          <w:b/>
          <w:bCs/>
          <w:sz w:val="24"/>
          <w:szCs w:val="28"/>
        </w:rPr>
        <w:t>H</w:t>
      </w:r>
      <w:r>
        <w:rPr>
          <w:b/>
          <w:bCs/>
          <w:sz w:val="24"/>
          <w:szCs w:val="28"/>
        </w:rPr>
        <w:t>JB</w:t>
      </w:r>
      <w:r>
        <w:rPr>
          <w:rFonts w:hint="eastAsia"/>
          <w:b/>
          <w:bCs/>
          <w:sz w:val="24"/>
          <w:szCs w:val="28"/>
        </w:rPr>
        <w:t>方程式の解</w:t>
      </w:r>
    </w:p>
    <w:p w14:paraId="62A6CBE4" w14:textId="2F09B482" w:rsidR="00A44DC9" w:rsidRPr="008B73EA" w:rsidRDefault="008B73EA" w:rsidP="00A44DC9">
      <w:pPr>
        <w:ind w:firstLineChars="100" w:firstLine="210"/>
      </w:pPr>
      <m:oMathPara>
        <m:oMath>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ctrlPr>
                    <w:rPr>
                      <w:rFonts w:ascii="Cambria Math" w:hAnsi="Cambria Math"/>
                    </w:rPr>
                  </m:ctrlPr>
                </m:e>
                <m:lim>
                  <m:r>
                    <w:rPr>
                      <w:rFonts w:ascii="Cambria Math" w:hAnsi="Cambria Math"/>
                    </w:rPr>
                    <m:t>α</m:t>
                  </m:r>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 xml:space="preserve">=q, </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225EA968" w14:textId="0A3DFC95" w:rsidR="008B73EA" w:rsidRDefault="008B73EA" w:rsidP="00A44DC9">
      <w:pPr>
        <w:ind w:firstLineChars="100" w:firstLine="210"/>
      </w:pPr>
      <w:r>
        <w:rPr>
          <w:rFonts w:hint="eastAsia"/>
        </w:rPr>
        <w:t>とする．この時</w:t>
      </w:r>
      <m:oMath>
        <m:r>
          <m:rPr>
            <m:scr m:val="script"/>
          </m:rPr>
          <w:rPr>
            <w:rFonts w:ascii="Cambria Math" w:hAnsi="Cambria Math"/>
          </w:rPr>
          <m:t>J</m:t>
        </m:r>
      </m:oMath>
      <w:r>
        <w:rPr>
          <w:rFonts w:hint="eastAsia"/>
        </w:rPr>
        <w:t>は以下の</w:t>
      </w:r>
      <w:r w:rsidR="005C2D99">
        <w:rPr>
          <w:rFonts w:hint="eastAsia"/>
        </w:rPr>
        <w:t>H</w:t>
      </w:r>
      <w:r w:rsidR="005C2D99">
        <w:t>JB</w:t>
      </w:r>
      <w:r>
        <w:rPr>
          <w:rFonts w:hint="eastAsia"/>
        </w:rPr>
        <w:t>方程式を満たす．</w:t>
      </w:r>
    </w:p>
    <w:p w14:paraId="271EAD2C" w14:textId="38864D83" w:rsidR="008B73EA" w:rsidRPr="005C2D99" w:rsidRDefault="008675A7" w:rsidP="00A44DC9">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α</m:t>
                  </m:r>
                  <m:ctrlPr>
                    <w:rPr>
                      <w:rFonts w:ascii="Cambria Math" w:hAnsi="Cambria Math"/>
                    </w:rPr>
                  </m:ctrlPr>
                </m:lim>
              </m:limLow>
            </m:fName>
            <m:e>
              <m:r>
                <m:rPr>
                  <m:scr m:val="script"/>
                </m:rPr>
                <w:rPr>
                  <w:rFonts w:ascii="Cambria Math" w:hAnsi="Cambria Math"/>
                </w:rPr>
                <m:t>H</m:t>
              </m:r>
              <m:d>
                <m:dPr>
                  <m:ctrlPr>
                    <w:rPr>
                      <w:rFonts w:ascii="Cambria Math" w:hAnsi="Cambria Math"/>
                      <w:i/>
                    </w:rPr>
                  </m:ctrlPr>
                </m:dPr>
                <m:e>
                  <m:r>
                    <w:rPr>
                      <w:rFonts w:ascii="Cambria Math" w:hAnsi="Cambria Math"/>
                    </w:rPr>
                    <m:t>t,x,q,α</m:t>
                  </m:r>
                </m:e>
              </m:d>
            </m:e>
          </m:func>
          <m:r>
            <w:rPr>
              <w:rFonts w:ascii="Cambria Math" w:hAnsi="Cambria Math"/>
            </w:rPr>
            <m:t>=0</m:t>
          </m:r>
        </m:oMath>
      </m:oMathPara>
    </w:p>
    <w:p w14:paraId="13587628" w14:textId="18D887DB" w:rsidR="005C2D99" w:rsidRDefault="005C2D99" w:rsidP="00A44DC9">
      <w:pPr>
        <w:ind w:firstLineChars="100" w:firstLine="210"/>
      </w:pPr>
      <w:r>
        <w:rPr>
          <w:rFonts w:hint="eastAsia"/>
        </w:rPr>
        <w:t>ここで，</w:t>
      </w:r>
      <m:oMath>
        <m:r>
          <m:rPr>
            <m:scr m:val="script"/>
          </m:rPr>
          <w:rPr>
            <w:rFonts w:ascii="Cambria Math" w:hAnsi="Cambria Math"/>
          </w:rPr>
          <m:t>H</m:t>
        </m:r>
      </m:oMath>
      <w:r>
        <w:rPr>
          <w:rFonts w:hint="eastAsia"/>
        </w:rPr>
        <w:t>は以下で定義されるハミルトニアンである．</w:t>
      </w:r>
    </w:p>
    <w:p w14:paraId="45E09607" w14:textId="6CBC2E7A" w:rsidR="005C2D99" w:rsidRPr="005748CA" w:rsidRDefault="005C2D99" w:rsidP="00A44DC9">
      <w:pPr>
        <w:ind w:firstLineChars="100" w:firstLine="210"/>
      </w:pPr>
      <m:oMathPara>
        <m:oMath>
          <m:r>
            <m:rPr>
              <m:scr m:val="script"/>
            </m:rPr>
            <w:rPr>
              <w:rFonts w:ascii="Cambria Math" w:hAnsi="Cambria Math"/>
            </w:rPr>
            <m:t>H</m:t>
          </m:r>
          <m:d>
            <m:dPr>
              <m:ctrlPr>
                <w:rPr>
                  <w:rFonts w:ascii="Cambria Math" w:hAnsi="Cambria Math"/>
                  <w:i/>
                </w:rPr>
              </m:ctrlPr>
            </m:dPr>
            <m:e>
              <m:r>
                <w:rPr>
                  <w:rFonts w:ascii="Cambria Math" w:hAnsi="Cambria Math"/>
                </w:rPr>
                <m:t>t,x,q,α</m:t>
              </m:r>
            </m:e>
          </m:d>
          <m:r>
            <m:rPr>
              <m:aln/>
            </m:rPr>
            <w:rPr>
              <w:rFonts w:ascii="Cambria Math" w:hAnsi="Cambria Math"/>
            </w:rPr>
            <m:t>=</m:t>
          </m:r>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q</m:t>
              </m:r>
            </m:e>
          </m:d>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q</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ζ</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q</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006C5AA7" w14:textId="2F7FD411" w:rsidR="005748CA" w:rsidRDefault="005748CA" w:rsidP="005748CA">
      <w:pPr>
        <w:ind w:firstLineChars="100" w:firstLine="210"/>
      </w:pPr>
      <w:r>
        <w:rPr>
          <w:rFonts w:hint="eastAsia"/>
        </w:rPr>
        <w:t>ハミルトニアンを最大にする</w:t>
      </w:r>
      <m:oMath>
        <m:r>
          <w:rPr>
            <w:rFonts w:ascii="Cambria Math" w:hAnsi="Cambria Math"/>
          </w:rPr>
          <m:t>α</m:t>
        </m:r>
      </m:oMath>
      <w:r>
        <w:rPr>
          <w:rFonts w:hint="eastAsia"/>
        </w:rPr>
        <w:t>を求めるために，</w:t>
      </w:r>
      <m:oMath>
        <m:r>
          <m:rPr>
            <m:scr m:val="script"/>
          </m:rPr>
          <w:rPr>
            <w:rFonts w:ascii="Cambria Math" w:hAnsi="Cambria Math"/>
          </w:rPr>
          <m:t>H</m:t>
        </m:r>
      </m:oMath>
      <w:r>
        <w:rPr>
          <w:rFonts w:hint="eastAsia"/>
        </w:rPr>
        <w:t>の</w:t>
      </w:r>
      <m:oMath>
        <m:r>
          <w:rPr>
            <w:rFonts w:ascii="Cambria Math" w:hAnsi="Cambria Math"/>
          </w:rPr>
          <m:t>α</m:t>
        </m:r>
      </m:oMath>
      <w:r>
        <w:rPr>
          <w:rFonts w:hint="eastAsia"/>
        </w:rPr>
        <w:t>に関する微分を計算する．</w:t>
      </w:r>
    </w:p>
    <w:p w14:paraId="55F75422" w14:textId="2EE27763" w:rsidR="005748CA" w:rsidRPr="00513FD3" w:rsidRDefault="008675A7" w:rsidP="005748CA">
      <w:pPr>
        <w:ind w:firstLineChars="100" w:firstLine="210"/>
      </w:pPr>
      <m:oMathPara>
        <m:oMath>
          <m:f>
            <m:fPr>
              <m:ctrlPr>
                <w:rPr>
                  <w:rFonts w:ascii="Cambria Math" w:hAnsi="Cambria Math"/>
                  <w:i/>
                </w:rPr>
              </m:ctrlPr>
            </m:fPr>
            <m:num>
              <m:r>
                <w:rPr>
                  <w:rFonts w:ascii="Cambria Math" w:hAnsi="Cambria Math"/>
                </w:rPr>
                <m:t>∂</m:t>
              </m:r>
              <m:r>
                <m:rPr>
                  <m:scr m:val="script"/>
                </m:rPr>
                <w:rPr>
                  <w:rFonts w:ascii="Cambria Math" w:hAnsi="Cambria Math"/>
                </w:rPr>
                <m:t>H</m:t>
              </m:r>
            </m:num>
            <m:den>
              <m:r>
                <w:rPr>
                  <w:rFonts w:ascii="Cambria Math" w:hAnsi="Cambria Math"/>
                </w:rPr>
                <m:t>∂α</m:t>
              </m:r>
            </m:den>
          </m:f>
          <m:d>
            <m:dPr>
              <m:ctrlPr>
                <w:rPr>
                  <w:rFonts w:ascii="Cambria Math" w:hAnsi="Cambria Math"/>
                  <w:i/>
                </w:rPr>
              </m:ctrlPr>
            </m:dPr>
            <m:e>
              <m:r>
                <w:rPr>
                  <w:rFonts w:ascii="Cambria Math" w:hAnsi="Cambria Math"/>
                </w:rPr>
                <m:t>t,x,q,α</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410AD91F" w14:textId="3D446C2D" w:rsidR="00513FD3" w:rsidRDefault="00513FD3" w:rsidP="005748CA">
      <w:pPr>
        <w:ind w:firstLineChars="100" w:firstLine="210"/>
      </w:pPr>
      <w:r>
        <w:rPr>
          <w:rFonts w:hint="eastAsia"/>
        </w:rPr>
        <w:t>この値を0とすることで，</w:t>
      </w:r>
    </w:p>
    <w:p w14:paraId="04F6E114" w14:textId="647035D9" w:rsidR="00513FD3" w:rsidRPr="00513FD3" w:rsidRDefault="008675A7" w:rsidP="005748CA">
      <w:pPr>
        <w:ind w:firstLineChars="100" w:firstLine="21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oMath>
      </m:oMathPara>
    </w:p>
    <w:p w14:paraId="3FCEBBC5" w14:textId="1E466B6B" w:rsidR="00513FD3" w:rsidRDefault="00513FD3" w:rsidP="005748CA">
      <w:pPr>
        <w:ind w:firstLineChars="100" w:firstLine="210"/>
      </w:pPr>
      <w:r>
        <w:rPr>
          <w:rFonts w:hint="eastAsia"/>
        </w:rPr>
        <w:t>が得られる．したがって，HJB方程式は以下のようになる．</w:t>
      </w:r>
    </w:p>
    <w:p w14:paraId="3041310A" w14:textId="46115B72" w:rsidR="00513FD3" w:rsidRPr="005C2D99" w:rsidRDefault="008675A7" w:rsidP="00513FD3">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cr m:val="script"/>
            </m:rPr>
            <w:rPr>
              <w:rFonts w:ascii="Cambria Math" w:hAnsi="Cambria Math"/>
            </w:rPr>
            <m:t>+H</m:t>
          </m:r>
          <m:d>
            <m:dPr>
              <m:ctrlPr>
                <w:rPr>
                  <w:rFonts w:ascii="Cambria Math" w:hAnsi="Cambria Math"/>
                  <w:i/>
                </w:rPr>
              </m:ctrlPr>
            </m:dPr>
            <m:e>
              <m:r>
                <w:rPr>
                  <w:rFonts w:ascii="Cambria Math" w:hAnsi="Cambria Math"/>
                </w:rPr>
                <m:t>t,x,q,</m:t>
              </m:r>
              <m:sSup>
                <m:sSupPr>
                  <m:ctrlPr>
                    <w:rPr>
                      <w:rFonts w:ascii="Cambria Math" w:hAnsi="Cambria Math"/>
                      <w:i/>
                    </w:rPr>
                  </m:ctrlPr>
                </m:sSupPr>
                <m:e>
                  <m:r>
                    <w:rPr>
                      <w:rFonts w:ascii="Cambria Math" w:hAnsi="Cambria Math"/>
                    </w:rPr>
                    <m:t>α</m:t>
                  </m:r>
                </m:e>
                <m:sup>
                  <m:r>
                    <w:rPr>
                      <w:rFonts w:ascii="Cambria Math" w:hAnsi="Cambria Math"/>
                    </w:rPr>
                    <m:t>*</m:t>
                  </m:r>
                </m:sup>
              </m:sSup>
            </m:e>
          </m:d>
          <m:r>
            <w:rPr>
              <w:rFonts w:ascii="Cambria Math" w:hAnsi="Cambria Math"/>
            </w:rPr>
            <m:t>=0</m:t>
          </m:r>
        </m:oMath>
      </m:oMathPara>
    </w:p>
    <w:p w14:paraId="1D7F6976" w14:textId="3BFDA3F7" w:rsidR="00513FD3" w:rsidRDefault="00513FD3" w:rsidP="005748CA">
      <w:pPr>
        <w:ind w:firstLineChars="100" w:firstLine="210"/>
      </w:pPr>
    </w:p>
    <w:p w14:paraId="05CD6AB0" w14:textId="304DF30C" w:rsidR="00E85C4E" w:rsidRDefault="00E85C4E" w:rsidP="00E85C4E">
      <w:pPr>
        <w:ind w:firstLineChars="100" w:firstLine="210"/>
      </w:pPr>
      <w:r>
        <w:rPr>
          <w:rFonts w:hint="eastAsia"/>
        </w:rPr>
        <w:t>数値的な観点からいうと，HJB方程式は特定の領域</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oMath>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oMath>
      <w:r>
        <w:rPr>
          <w:rFonts w:hint="eastAsia"/>
        </w:rPr>
        <w:t>，</w:t>
      </w:r>
      <m:oMath>
        <m:r>
          <w:rPr>
            <w:rFonts w:ascii="Cambria Math" w:hAnsi="Cambria Math"/>
          </w:rPr>
          <m:t>t∈[0,T]</m:t>
        </m:r>
      </m:oMath>
      <w:r>
        <w:rPr>
          <w:rFonts w:hint="eastAsia"/>
        </w:rPr>
        <w:t>で解くことになる．</w:t>
      </w:r>
      <w:r w:rsidR="00E33150">
        <w:rPr>
          <w:rFonts w:hint="eastAsia"/>
        </w:rPr>
        <w:t>また，境界条件として以下の条件を課す．</w:t>
      </w:r>
    </w:p>
    <w:p w14:paraId="3971EF4C" w14:textId="54B92216" w:rsidR="00E33150" w:rsidRPr="00C51526" w:rsidRDefault="00E33150" w:rsidP="00FA3860">
      <w:pPr>
        <w:tabs>
          <w:tab w:val="left" w:pos="4820"/>
        </w:tabs>
        <w:ind w:firstLineChars="100" w:firstLine="210"/>
      </w:pPr>
      <m:oMathPara>
        <m:oMath>
          <m:r>
            <w:rPr>
              <w:rFonts w:ascii="Cambria Math" w:hAnsi="Cambria Math"/>
            </w:rPr>
            <w:lastRenderedPageBreak/>
            <m:t xml:space="preserve">0≤α≤1,  </m:t>
          </m:r>
          <m:r>
            <m:rPr>
              <m:scr m:val="script"/>
            </m:rPr>
            <w:rPr>
              <w:rFonts w:ascii="Cambria Math" w:hAnsi="Cambria Math"/>
            </w:rPr>
            <m:t>J</m:t>
          </m:r>
          <m:d>
            <m:dPr>
              <m:ctrlPr>
                <w:rPr>
                  <w:rFonts w:ascii="Cambria Math" w:hAnsi="Cambria Math"/>
                  <w:i/>
                </w:rPr>
              </m:ctrlPr>
            </m:dPr>
            <m:e>
              <m:r>
                <w:rPr>
                  <w:rFonts w:ascii="Cambria Math" w:hAnsi="Cambria Math"/>
                </w:rPr>
                <m:t>T,x,q</m:t>
              </m:r>
            </m:e>
          </m:d>
          <m:r>
            <m:rPr>
              <m:scr m:val="script"/>
            </m:rPr>
            <w:rPr>
              <w:rFonts w:ascii="Cambria Math" w:hAnsi="Cambria Math"/>
            </w:rPr>
            <m:t>=U</m:t>
          </m:r>
          <m:d>
            <m:dPr>
              <m:ctrlPr>
                <w:rPr>
                  <w:rFonts w:ascii="Cambria Math" w:hAnsi="Cambria Math"/>
                  <w:i/>
                </w:rPr>
              </m:ctrlPr>
            </m:dPr>
            <m:e>
              <m:r>
                <w:rPr>
                  <w:rFonts w:ascii="Cambria Math" w:hAnsi="Cambria Math"/>
                </w:rPr>
                <m:t>x</m:t>
              </m:r>
            </m:e>
          </m:d>
          <m:r>
            <m:rPr>
              <m:sty m:val="p"/>
            </m:rPr>
            <w:rPr>
              <w:rFonts w:ascii="Cambria Math" w:hAnsi="Cambria Math"/>
            </w:rPr>
            <w:br/>
          </m:r>
        </m:oMath>
        <w:commentRangeStart w:id="250"/>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w:commentRangeEnd w:id="250"/>
          <m:r>
            <m:rPr>
              <m:sty m:val="p"/>
            </m:rPr>
            <w:rPr>
              <w:rStyle w:val="af"/>
            </w:rPr>
            <w:commentReference w:id="250"/>
          </m:r>
        </m:oMath>
      </m:oMathPara>
    </w:p>
    <w:p w14:paraId="0DC4D6C0" w14:textId="5D5D9AF4" w:rsidR="00C51526" w:rsidRDefault="00C51526" w:rsidP="00C51526">
      <w:r>
        <w:rPr>
          <w:rFonts w:hint="eastAsia"/>
        </w:rPr>
        <w:t>本論文では</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=0,</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=2</m:t>
        </m:r>
      </m:oMath>
      <w:r>
        <w:rPr>
          <w:rFonts w:hint="eastAsia"/>
        </w:rPr>
        <w:t>とし</w:t>
      </w:r>
      <w:r w:rsidR="0056179C">
        <w:rPr>
          <w:rFonts w:hint="eastAsia"/>
        </w:rPr>
        <w:t>た．</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oMath>
      <w:r w:rsidR="0056179C">
        <w:rPr>
          <w:rFonts w:hint="eastAsia"/>
        </w:rPr>
        <w:t>は初期富と将来の掛け金に依存するが，本論文では</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≈0,</m:t>
        </m:r>
        <w:commentRangeStart w:id="251"/>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w:commentRangeEnd w:id="251"/>
        <m:r>
          <m:rPr>
            <m:sty m:val="p"/>
          </m:rPr>
          <w:rPr>
            <w:rStyle w:val="af"/>
          </w:rPr>
          <w:commentReference w:id="251"/>
        </m:r>
      </m:oMath>
      <w:r w:rsidR="0056179C">
        <w:rPr>
          <w:rFonts w:hint="eastAsia"/>
        </w:rPr>
        <w:t>としている．また，</w:t>
      </w:r>
      <w:r w:rsidR="00FE4D8C">
        <w:t>HJB</w:t>
      </w:r>
      <w:r w:rsidR="0056179C">
        <w:rPr>
          <w:rFonts w:hint="eastAsia"/>
        </w:rPr>
        <w:t>方程式を数値計算で解く際はH</w:t>
      </w:r>
      <w:r w:rsidR="0056179C">
        <w:t>opscotch</w:t>
      </w:r>
      <w:r w:rsidR="0056179C">
        <w:rPr>
          <w:rFonts w:hint="eastAsia"/>
        </w:rPr>
        <w:t>アルゴリズムを用いている．</w:t>
      </w:r>
    </w:p>
    <w:p w14:paraId="63AAC28D" w14:textId="28F689D2" w:rsidR="00FA3860" w:rsidRPr="00FE4D8C" w:rsidRDefault="00FA3860" w:rsidP="00C51526"/>
    <w:p w14:paraId="6CE3DA26" w14:textId="70E6E1D5" w:rsidR="00FA3860" w:rsidRPr="00C76174" w:rsidRDefault="007709AC" w:rsidP="00FA3860">
      <w:pPr>
        <w:pStyle w:val="a8"/>
        <w:numPr>
          <w:ilvl w:val="1"/>
          <w:numId w:val="15"/>
        </w:numPr>
        <w:ind w:leftChars="0"/>
        <w:rPr>
          <w:b/>
          <w:bCs/>
          <w:sz w:val="24"/>
          <w:szCs w:val="28"/>
        </w:rPr>
      </w:pPr>
      <w:r>
        <w:rPr>
          <w:rFonts w:hint="eastAsia"/>
          <w:b/>
          <w:bCs/>
          <w:sz w:val="24"/>
          <w:szCs w:val="28"/>
        </w:rPr>
        <w:t>●●式（論文の(</w:t>
      </w:r>
      <w:r>
        <w:rPr>
          <w:b/>
          <w:bCs/>
          <w:sz w:val="24"/>
          <w:szCs w:val="28"/>
        </w:rPr>
        <w:t>5</w:t>
      </w:r>
      <w:r>
        <w:rPr>
          <w:rFonts w:hint="eastAsia"/>
          <w:b/>
          <w:bCs/>
          <w:sz w:val="24"/>
          <w:szCs w:val="28"/>
        </w:rPr>
        <w:t>)式）の導出</w:t>
      </w:r>
    </w:p>
    <w:p w14:paraId="564D22A9" w14:textId="7D276C08" w:rsidR="00B64953" w:rsidRDefault="00B64953" w:rsidP="007709AC">
      <w:pPr>
        <w:ind w:firstLineChars="100" w:firstLine="210"/>
      </w:pPr>
      <w:r>
        <w:rPr>
          <w:rFonts w:hint="eastAsia"/>
        </w:rPr>
        <w:t>式●●より，ターゲットデートファンドの価値は以下のように表される．</w:t>
      </w:r>
    </w:p>
    <w:p w14:paraId="7268774B" w14:textId="77777777" w:rsidR="00B64953" w:rsidRPr="00A955DE" w:rsidRDefault="008675A7" w:rsidP="00B64953">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6C686F2E" w14:textId="5CA3F87C" w:rsidR="00B64953" w:rsidRDefault="00AA2C92" w:rsidP="00B64953">
      <w:r>
        <w:rPr>
          <w:rFonts w:hint="eastAsia"/>
        </w:rPr>
        <w:t>金利の変動と掛け金の不確実性を除けは，この式は以下のように変形できる．</w:t>
      </w:r>
    </w:p>
    <w:p w14:paraId="4242217C" w14:textId="423AA158" w:rsidR="007709AC" w:rsidRPr="00F317A3" w:rsidRDefault="008675A7" w:rsidP="007709AC">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e>
              </m:d>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r>
            <m:rPr>
              <m:aln/>
            </m:rP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m:rPr>
              <m:aln/>
            </m:rPr>
            <w:rPr>
              <w:rFonts w:ascii="Cambria Math" w:hAnsi="Cambria Math"/>
            </w:rPr>
            <m:t>=</m:t>
          </m:r>
          <w:bookmarkStart w:id="252" w:name="_Hlk93296862"/>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w:bookmarkEnd w:id="252"/>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oMath>
      </m:oMathPara>
    </w:p>
    <w:p w14:paraId="21B409DA" w14:textId="63739C59" w:rsidR="00582227" w:rsidRDefault="00F317A3" w:rsidP="007709AC">
      <w:r>
        <w:rPr>
          <w:rFonts w:hint="eastAsia"/>
        </w:rPr>
        <w:t>ただし，</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872ECF">
        <w:rPr>
          <w:rFonts w:hint="eastAsia"/>
        </w:rPr>
        <w:t>， </w:t>
      </w:r>
      <m:oMath>
        <m:acc>
          <m:accPr>
            <m:chr m:val="̃"/>
            <m:ctrlPr>
              <w:rPr>
                <w:rFonts w:ascii="Cambria Math" w:hAnsi="Cambria Math"/>
                <w:i/>
              </w:rPr>
            </m:ctrlPr>
          </m:accPr>
          <m:e>
            <m:r>
              <w:rPr>
                <w:rFonts w:ascii="Cambria Math" w:hAnsi="Cambria Math"/>
              </w:rPr>
              <m:t>α</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sidR="00872ECF">
        <w:rPr>
          <w:rFonts w:hint="eastAsia"/>
        </w:rPr>
        <w:t>とする．</w:t>
      </w:r>
      <w:r w:rsidR="00582227">
        <w:rPr>
          <w:rFonts w:hint="eastAsia"/>
        </w:rPr>
        <w:t>仮定により，</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82227">
        <w:rPr>
          <w:rFonts w:hint="eastAsia"/>
        </w:rPr>
        <w:t>は以下の確率微分方程式を満たす．</w:t>
      </w:r>
    </w:p>
    <w:p w14:paraId="6541DB45" w14:textId="53B8BA08" w:rsidR="00582227" w:rsidRPr="00582227" w:rsidRDefault="008675A7" w:rsidP="007709A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oMath>
      </m:oMathPara>
    </w:p>
    <w:p w14:paraId="5DD3AA1E" w14:textId="29F1472C" w:rsidR="00582227" w:rsidRDefault="00582227" w:rsidP="007709AC">
      <w:r>
        <w:rPr>
          <w:rFonts w:hint="eastAsia"/>
        </w:rPr>
        <w:t>したがって，</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Pr>
          <w:rFonts w:hint="eastAsia"/>
        </w:rPr>
        <w:t>は以下のように求めることが出来る．</w:t>
      </w:r>
    </w:p>
    <w:p w14:paraId="2844327C" w14:textId="64D7C01E" w:rsidR="00582227" w:rsidRPr="007E1193" w:rsidRDefault="00582227" w:rsidP="007709AC">
      <m:oMathPara>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e>
              </m:d>
            </m:e>
            <m:sup>
              <m:r>
                <w:rPr>
                  <w:rFonts w:ascii="Cambria Math" w:hAnsi="Cambria Math"/>
                </w:rPr>
                <m:t>2</m:t>
              </m:r>
            </m:sup>
          </m:sSup>
          <m:r>
            <m:rPr>
              <m:sty m:val="p"/>
            </m:rPr>
            <w:rPr>
              <w:rFonts w:ascii="Cambria Math" w:hAnsi="Cambria Math"/>
            </w:rPr>
            <w:br/>
          </m:r>
        </m:oMath>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dt</m:t>
          </m:r>
          <m:r>
            <m:rPr>
              <m:sty m:val="p"/>
            </m:rPr>
            <w:rPr>
              <w:rFonts w:ascii="Cambria Math" w:hAnsi="Cambria Math"/>
            </w:rPr>
            <w:br/>
          </m:r>
        </m:oMath>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m:rPr>
              <m:aln/>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π</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oMath>
      </m:oMathPara>
    </w:p>
    <w:p w14:paraId="43F221A8" w14:textId="1248DA69" w:rsidR="007E1193" w:rsidRDefault="001A1990" w:rsidP="007709AC">
      <w:r>
        <w:rPr>
          <w:rFonts w:hint="eastAsia"/>
        </w:rPr>
        <w:t>なお，指数の肩の量は以下の正規分布に従う．</w:t>
      </w:r>
    </w:p>
    <w:p w14:paraId="6A0F4F1A" w14:textId="118E09EE" w:rsidR="001A1990" w:rsidRPr="001A1990" w:rsidRDefault="008675A7" w:rsidP="007709AC">
      <w:pPr>
        <w:rPr>
          <w:i/>
        </w:rPr>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r>
            <w:rPr>
              <w:rFonts w:ascii="Cambria Math" w:hAnsi="Cambria Math"/>
            </w:rPr>
            <m:t>~N</m:t>
          </m:r>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oMath>
      </m:oMathPara>
    </w:p>
    <w:p w14:paraId="6914BFB3" w14:textId="77777777" w:rsidR="001A1990" w:rsidRDefault="001A1990" w:rsidP="007709AC"/>
    <w:p w14:paraId="344CD0C4" w14:textId="42AD96C1" w:rsidR="001941DE" w:rsidRDefault="001941DE" w:rsidP="001941DE">
      <w:pPr>
        <w:ind w:firstLineChars="100" w:firstLine="210"/>
      </w:pPr>
      <w:r>
        <w:rPr>
          <w:rFonts w:hint="eastAsia"/>
        </w:rPr>
        <w:t>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γ</m:t>
            </m:r>
          </m:sup>
        </m:sSup>
        <m:r>
          <w:rPr>
            <w:rFonts w:ascii="Cambria Math" w:hAnsi="Cambria Math"/>
          </w:rPr>
          <m:t>/γ</m:t>
        </m:r>
      </m:oMath>
      <w:r>
        <w:rPr>
          <w:rFonts w:hint="eastAsia"/>
        </w:rPr>
        <w:t>とすると，満期</w:t>
      </w:r>
      <m:oMath>
        <m:r>
          <w:rPr>
            <w:rFonts w:ascii="Cambria Math" w:hAnsi="Cambria Math" w:hint="eastAsia"/>
          </w:rPr>
          <m:t>T</m:t>
        </m:r>
      </m:oMath>
      <w:r>
        <w:rPr>
          <w:rFonts w:hint="eastAsia"/>
        </w:rPr>
        <w:t>での期待効用は</w:t>
      </w:r>
    </w:p>
    <w:p w14:paraId="4B7495BB" w14:textId="108BEEEC" w:rsidR="00265633" w:rsidRPr="00265633" w:rsidRDefault="008675A7" w:rsidP="00265633">
      <w:pPr>
        <w:ind w:firstLineChars="100" w:firstLine="210"/>
      </w:pPr>
      <m:oMathPara>
        <m:oMath>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e>
          </m:func>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e>
              </m:d>
            </m:e>
          </m:func>
        </m:oMath>
      </m:oMathPara>
    </w:p>
    <w:p w14:paraId="07314BE3" w14:textId="3A266288" w:rsidR="00265633" w:rsidRDefault="00265633" w:rsidP="00265633">
      <w:r>
        <w:rPr>
          <w:rFonts w:hint="eastAsia"/>
        </w:rPr>
        <w:lastRenderedPageBreak/>
        <w:t>となる．この</w:t>
      </w:r>
      <w:r w:rsidR="00D45703">
        <w:rPr>
          <w:rFonts w:hint="eastAsia"/>
        </w:rPr>
        <w:t>効用</w:t>
      </w:r>
      <w:r>
        <w:rPr>
          <w:rFonts w:hint="eastAsia"/>
        </w:rPr>
        <w:t>を最大化する</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を求めるには，</w:t>
      </w:r>
      <w:r w:rsidR="00CE1971">
        <w:rPr>
          <w:rFonts w:hint="eastAsia"/>
        </w:rPr>
        <w:t>上式の</w:t>
      </w:r>
      <w:commentRangeStart w:id="253"/>
      <w:r w:rsidR="00CE1971">
        <w:rPr>
          <w:rFonts w:hint="eastAsia"/>
        </w:rPr>
        <w:t>被積分関数</w:t>
      </w:r>
      <w:r w:rsidR="00D45703">
        <w:rPr>
          <w:rFonts w:hint="eastAsia"/>
        </w:rPr>
        <w:t>の</w:t>
      </w:r>
      <w:r w:rsidR="00CE1971">
        <w:rPr>
          <w:rFonts w:hint="eastAsia"/>
        </w:rPr>
        <w:t>値</w:t>
      </w:r>
      <w:r w:rsidR="00D45703">
        <w:rPr>
          <w:rFonts w:hint="eastAsia"/>
        </w:rPr>
        <w:t>を</w:t>
      </w:r>
      <w:r w:rsidR="00CE1971">
        <w:rPr>
          <w:rFonts w:hint="eastAsia"/>
        </w:rPr>
        <w:t>各時点</w:t>
      </w:r>
      <m:oMath>
        <m:r>
          <w:rPr>
            <w:rFonts w:ascii="Cambria Math" w:hAnsi="Cambria Math"/>
          </w:rPr>
          <m:t>t</m:t>
        </m:r>
      </m:oMath>
      <w:r w:rsidR="00CE1971">
        <w:rPr>
          <w:rFonts w:hint="eastAsia"/>
        </w:rPr>
        <w:t>で</w:t>
      </w:r>
      <w:r w:rsidR="00D45703">
        <w:rPr>
          <w:rFonts w:hint="eastAsia"/>
        </w:rPr>
        <w:t>最大化するような</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を求めればよい</w:t>
      </w:r>
      <w:commentRangeEnd w:id="253"/>
      <w:r w:rsidR="00950F92">
        <w:rPr>
          <w:rStyle w:val="af"/>
        </w:rPr>
        <w:commentReference w:id="253"/>
      </w:r>
      <w:r w:rsidR="00D45703">
        <w:rPr>
          <w:rFonts w:hint="eastAsia"/>
        </w:rPr>
        <w:t>．</w:t>
      </w:r>
      <w:r w:rsidR="00CE1971">
        <w:rPr>
          <w:rFonts w:hint="eastAsia"/>
        </w:rPr>
        <w:t>したがって，期待効用の最大化は以下のように表される．</w:t>
      </w:r>
    </w:p>
    <w:p w14:paraId="5E8E66E1" w14:textId="4FFAEB94" w:rsidR="00CE1971" w:rsidRPr="00922101" w:rsidRDefault="008675A7" w:rsidP="00922101">
      <w:pPr>
        <w:ind w:firstLineChars="100" w:firstLine="210"/>
        <w:rPr>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e>
          </m:func>
        </m:oMath>
      </m:oMathPara>
    </w:p>
    <w:p w14:paraId="5EBB0AFA" w14:textId="6EAAC4FB" w:rsidR="00907450" w:rsidRDefault="00922101" w:rsidP="00922101">
      <w:r>
        <w:rPr>
          <w:rFonts w:hint="eastAsia"/>
        </w:rPr>
        <w:t>微分を実行することで，</w:t>
      </w:r>
      <w:r w:rsidR="00907450">
        <w:rPr>
          <w:rFonts w:hint="eastAsia"/>
        </w:rPr>
        <w:t>最適解は</w:t>
      </w:r>
    </w:p>
    <w:p w14:paraId="2853B344" w14:textId="0CBF1C9B" w:rsidR="00907450" w:rsidRPr="00907450" w:rsidRDefault="008675A7" w:rsidP="00922101">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m:t>
          </m:r>
          <m:r>
            <m:rPr>
              <m:sty m:val="p"/>
            </m:rPr>
            <w:rPr>
              <w:rFonts w:ascii="Cambria Math" w:hAnsi="Cambria Math"/>
            </w:rPr>
            <w:br/>
          </m:r>
        </m:oMath>
        <m:oMath>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oMath>
      </m:oMathPara>
    </w:p>
    <w:p w14:paraId="1AB912AB" w14:textId="7DC87D4D" w:rsidR="00907450" w:rsidRDefault="00907450" w:rsidP="00922101">
      <w:r>
        <w:rPr>
          <w:rFonts w:hint="eastAsia"/>
        </w:rPr>
        <w:t>または，</w:t>
      </w:r>
    </w:p>
    <w:p w14:paraId="0F7BF6ED" w14:textId="0CE909C9" w:rsidR="00907450" w:rsidRPr="00907450" w:rsidRDefault="008675A7" w:rsidP="00922101">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d>
            <m:dPr>
              <m:ctrlPr>
                <w:rPr>
                  <w:rFonts w:ascii="Cambria Math" w:hAnsi="Cambria Math"/>
                  <w:i/>
                </w:rPr>
              </m:ctrlPr>
            </m:dPr>
            <m:e>
              <m:r>
                <w:rPr>
                  <w:rFonts w:ascii="Cambria Math" w:hAnsi="Cambria Math"/>
                </w:rPr>
                <m:t>1+</m:t>
              </m:r>
              <m:f>
                <m:fPr>
                  <m:ctrlPr>
                    <w:rPr>
                      <w:rFonts w:ascii="Cambria Math" w:hAnsi="Cambria Math"/>
                      <w:i/>
                    </w:rPr>
                  </m:ctrlPr>
                </m:fPr>
                <m:num>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r>
                    <w:rPr>
                      <w:rFonts w:ascii="Cambria Math" w:hAnsi="Cambria Math"/>
                    </w:rPr>
                    <m:t>x</m:t>
                  </m:r>
                </m:den>
              </m:f>
            </m:e>
          </m:d>
        </m:oMath>
      </m:oMathPara>
    </w:p>
    <w:p w14:paraId="63291ACA" w14:textId="16A04AE7" w:rsidR="00907450" w:rsidRDefault="00907450" w:rsidP="00922101">
      <w:pPr>
        <w:rPr>
          <w:iCs/>
        </w:rPr>
      </w:pPr>
      <w:r>
        <w:rPr>
          <w:rFonts w:hint="eastAsia"/>
          <w:iCs/>
        </w:rPr>
        <w:t>と書ける．</w:t>
      </w:r>
    </w:p>
    <w:p w14:paraId="1E662F33" w14:textId="512D829B" w:rsidR="00950F92" w:rsidRDefault="00950F92" w:rsidP="00922101">
      <w:pPr>
        <w:rPr>
          <w:iCs/>
        </w:rPr>
      </w:pPr>
    </w:p>
    <w:p w14:paraId="3FA715DE" w14:textId="68157C1F" w:rsidR="00950F92" w:rsidRPr="00950F92" w:rsidRDefault="00950F92" w:rsidP="00950F92">
      <w:pPr>
        <w:pStyle w:val="a8"/>
        <w:numPr>
          <w:ilvl w:val="1"/>
          <w:numId w:val="15"/>
        </w:numPr>
        <w:ind w:leftChars="0"/>
        <w:rPr>
          <w:b/>
          <w:bCs/>
          <w:sz w:val="24"/>
          <w:szCs w:val="28"/>
        </w:rPr>
      </w:pPr>
      <w:r>
        <w:rPr>
          <w:rFonts w:hint="eastAsia"/>
          <w:b/>
          <w:bCs/>
          <w:sz w:val="24"/>
          <w:szCs w:val="28"/>
        </w:rPr>
        <w:t>掛け金が線形である場合のグライドパスの計算</w:t>
      </w:r>
    </w:p>
    <w:p w14:paraId="26520138" w14:textId="4A12CA18" w:rsidR="007B7614" w:rsidRDefault="008675A7" w:rsidP="007B7614">
      <w:pPr>
        <w:ind w:firstLineChars="100" w:firstLine="210"/>
      </w:pPr>
      <m:oMath>
        <m:sSub>
          <m:sSubPr>
            <m:ctrlPr>
              <w:rPr>
                <w:rFonts w:ascii="Cambria Math" w:hAnsi="Cambria Math"/>
                <w:i/>
                <w:iCs/>
              </w:rPr>
            </m:ctrlPr>
          </m:sSubPr>
          <m:e>
            <m:r>
              <w:rPr>
                <w:rFonts w:ascii="Cambria Math" w:hAnsi="Cambria Math"/>
              </w:rPr>
              <m:t>m</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oMath>
      <w:r w:rsidR="007B7614">
        <w:rPr>
          <w:rFonts w:hint="eastAsia"/>
        </w:rPr>
        <w:t>とする．もし</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7B7614">
        <w:rPr>
          <w:rFonts w:hint="eastAsia"/>
        </w:rPr>
        <w:t>が確定的であった場合，以下の式が成立する．</w:t>
      </w:r>
    </w:p>
    <w:p w14:paraId="4DDFDAB4" w14:textId="2CBD0834" w:rsidR="007B7614" w:rsidRPr="00B85FE1" w:rsidRDefault="007B7614" w:rsidP="007B7614">
      <w:pPr>
        <w:ind w:firstLineChars="100" w:firstLine="210"/>
      </w:pPr>
      <m:oMathPara>
        <m:oMath>
          <m:r>
            <w:rPr>
              <w:rFonts w:ascii="Cambria Math" w:hAnsi="Cambria Math"/>
            </w:rPr>
            <m:t>d</m:t>
          </m:r>
          <w:commentRangeStart w:id="254"/>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=αμ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e>
          </m:d>
          <m:r>
            <w:rPr>
              <w:rFonts w:ascii="Cambria Math" w:hAnsi="Cambria Math"/>
            </w:rPr>
            <m:t>dt</m:t>
          </m:r>
          <w:commentRangeEnd w:id="254"/>
          <m:r>
            <m:rPr>
              <m:sty m:val="p"/>
            </m:rPr>
            <w:rPr>
              <w:rStyle w:val="af"/>
            </w:rPr>
            <w:commentReference w:id="254"/>
          </m:r>
        </m:oMath>
      </m:oMathPara>
    </w:p>
    <w:p w14:paraId="2B61D94B" w14:textId="5E05496B" w:rsidR="00B85FE1" w:rsidRDefault="008675A7" w:rsidP="007B7614">
      <w:pPr>
        <w:ind w:firstLineChars="100" w:firstLine="210"/>
      </w:pP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oMath>
      <w:r w:rsidR="00B85FE1">
        <w:rPr>
          <w:rFonts w:hint="eastAsia"/>
        </w:rPr>
        <w:t>とする場合，</w:t>
      </w:r>
    </w:p>
    <w:p w14:paraId="0BDE7F51" w14:textId="33429796" w:rsidR="00B85FE1" w:rsidRPr="00B85FE1" w:rsidRDefault="00B85FE1" w:rsidP="007B7614">
      <w:pPr>
        <w:ind w:firstLineChars="100" w:firstLine="210"/>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+bu</m:t>
                      </m:r>
                    </m:e>
                  </m:d>
                </m:e>
                <m:sub>
                  <m:r>
                    <w:rPr>
                      <w:rFonts w:ascii="Cambria Math" w:hAnsi="Cambria Math"/>
                    </w:rPr>
                    <m:t>t</m:t>
                  </m:r>
                </m:sub>
                <m:sup>
                  <m:r>
                    <w:rPr>
                      <w:rFonts w:ascii="Cambria Math" w:hAnsi="Cambria Math"/>
                    </w:rPr>
                    <m:t>T</m:t>
                  </m:r>
                </m:sup>
              </m:sSubSup>
              <m:r>
                <w:rPr>
                  <w:rFonts w:ascii="Cambria Math" w:hAnsi="Cambria Math"/>
                </w:rPr>
                <m:t>+at+b</m:t>
              </m:r>
            </m:e>
          </m:d>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T-t</m:t>
                      </m:r>
                    </m:e>
                  </m:d>
                </m:e>
              </m:d>
              <m:r>
                <w:rPr>
                  <w:rFonts w:ascii="Cambria Math" w:hAnsi="Cambria Math"/>
                </w:rPr>
                <m:t>+at+b</m:t>
              </m:r>
            </m:e>
          </m:d>
          <m:r>
            <w:rPr>
              <w:rFonts w:ascii="Cambria Math" w:hAnsi="Cambria Math"/>
            </w:rPr>
            <m:t>dt</m:t>
          </m:r>
        </m:oMath>
      </m:oMathPara>
    </w:p>
    <w:p w14:paraId="1CBE12B6" w14:textId="04F3390A" w:rsidR="00B85FE1" w:rsidRDefault="00B85FE1" w:rsidP="007B7614">
      <w:pPr>
        <w:ind w:firstLineChars="100" w:firstLine="210"/>
      </w:pPr>
      <w:r>
        <w:rPr>
          <w:rFonts w:hint="eastAsia"/>
        </w:rPr>
        <w:t>となる．したがって，</w:t>
      </w:r>
    </w:p>
    <w:commentRangeStart w:id="255"/>
    <w:p w14:paraId="01DFED95" w14:textId="47B1D2BE" w:rsidR="00DE1A6A" w:rsidRPr="00DE1A6A" w:rsidRDefault="008675A7" w:rsidP="007B7614">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w:commentRangeEnd w:id="255"/>
          <m:r>
            <m:rPr>
              <m:sty m:val="p"/>
            </m:rPr>
            <w:rPr>
              <w:rStyle w:val="af"/>
            </w:rPr>
            <w:commentReference w:id="255"/>
          </m:r>
        </m:oMath>
      </m:oMathPara>
    </w:p>
    <w:p w14:paraId="0BEE997F" w14:textId="4EEAD5E4" w:rsidR="00DE1A6A" w:rsidRDefault="00DE1A6A" w:rsidP="007B7614">
      <w:pPr>
        <w:ind w:firstLineChars="100" w:firstLine="210"/>
      </w:pPr>
      <w:r>
        <w:rPr>
          <w:rFonts w:hint="eastAsia"/>
        </w:rPr>
        <w:t>となる．</w:t>
      </w:r>
      <w:r w:rsidR="005A475F">
        <w:rPr>
          <w:rFonts w:hint="eastAsia"/>
        </w:rPr>
        <w:t>もし富が十分に大きければ，グライドパスは以下のように近似できる．</w:t>
      </w:r>
    </w:p>
    <w:commentRangeStart w:id="256"/>
    <w:p w14:paraId="221C68F7" w14:textId="040AF31D" w:rsidR="005A475F" w:rsidRPr="005A475F" w:rsidRDefault="008675A7" w:rsidP="007B7614">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w:commentRangeEnd w:id="256"/>
          <m:r>
            <m:rPr>
              <m:sty m:val="p"/>
            </m:rPr>
            <w:rPr>
              <w:rStyle w:val="af"/>
            </w:rPr>
            <w:commentReference w:id="256"/>
          </m:r>
        </m:oMath>
      </m:oMathPara>
    </w:p>
    <w:p w14:paraId="3F6BF0A6" w14:textId="77777777" w:rsidR="005A475F" w:rsidRDefault="005A475F" w:rsidP="005A475F">
      <w:pPr>
        <w:rPr>
          <w:iCs/>
        </w:rPr>
      </w:pPr>
    </w:p>
    <w:p w14:paraId="2AFBDC5C" w14:textId="6748423B" w:rsidR="005A475F" w:rsidRPr="00950F92" w:rsidRDefault="005A475F" w:rsidP="005A475F">
      <w:pPr>
        <w:pStyle w:val="a8"/>
        <w:numPr>
          <w:ilvl w:val="1"/>
          <w:numId w:val="15"/>
        </w:numPr>
        <w:ind w:leftChars="0"/>
        <w:rPr>
          <w:b/>
          <w:bCs/>
          <w:sz w:val="24"/>
          <w:szCs w:val="28"/>
        </w:rPr>
      </w:pPr>
      <w:r>
        <w:rPr>
          <w:rFonts w:hint="eastAsia"/>
          <w:b/>
          <w:bCs/>
          <w:sz w:val="24"/>
          <w:szCs w:val="28"/>
        </w:rPr>
        <w:t>リスク資産の最適投資比率における相関係数の影響</w:t>
      </w:r>
    </w:p>
    <w:p w14:paraId="331D642C" w14:textId="6AEB6B55" w:rsidR="005A475F" w:rsidRDefault="005A475F" w:rsidP="007B7614">
      <w:pPr>
        <w:ind w:firstLineChars="100" w:firstLine="210"/>
      </w:pPr>
      <w:r>
        <w:rPr>
          <w:rFonts w:hint="eastAsia"/>
        </w:rPr>
        <w:t>相関係数</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5C5F02">
        <w:rPr>
          <w:rFonts w:hint="eastAsia"/>
        </w:rPr>
        <w:t>の変化は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5C5F02">
        <w:rPr>
          <w:rFonts w:hint="eastAsia"/>
        </w:rPr>
        <w:t>の変化を通じてリスク資産の最適投資比率に影響を与える．したがって，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601921">
        <w:rPr>
          <w:rFonts w:hint="eastAsia"/>
        </w:rPr>
        <w:t>の影響を知ることで</w:t>
      </w:r>
    </w:p>
    <w:p w14:paraId="64818E71" w14:textId="59427AE9" w:rsidR="00601921" w:rsidRDefault="00601921" w:rsidP="007B7614">
      <w:pPr>
        <w:ind w:firstLineChars="100" w:firstLine="210"/>
      </w:pPr>
    </w:p>
    <w:p w14:paraId="3165626D" w14:textId="043F3F2F" w:rsidR="00475641" w:rsidRDefault="00601921" w:rsidP="00475641">
      <w:pPr>
        <w:ind w:firstLineChars="100" w:firstLine="210"/>
      </w:pPr>
      <w:r>
        <w:rPr>
          <w:rFonts w:hint="eastAsia"/>
        </w:rPr>
        <w:t>まず初めに，</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475641">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475641">
        <w:rPr>
          <w:rFonts w:hint="eastAsia"/>
        </w:rPr>
        <w:t>の関係式</w:t>
      </w:r>
    </w:p>
    <w:p w14:paraId="19E419E2" w14:textId="77777777" w:rsidR="00475641" w:rsidRPr="00723519" w:rsidRDefault="008675A7" w:rsidP="00475641">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6868B5EB" w14:textId="1A853BFC" w:rsidR="00475641" w:rsidRDefault="00475641" w:rsidP="00475641">
      <w:r>
        <w:rPr>
          <w:rFonts w:hint="eastAsia"/>
        </w:rPr>
        <w:t>を考える．以下の試算では</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=15%,</m:t>
        </m:r>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hAnsi="Cambria Math"/>
          </w:rPr>
          <m:t>=3%,T=40</m:t>
        </m:r>
      </m:oMath>
      <w:r>
        <w:rPr>
          <w:rFonts w:hint="eastAsia"/>
        </w:rPr>
        <w:t>年とす</w:t>
      </w:r>
      <w:r w:rsidRPr="005005B0">
        <w:rPr>
          <w:rFonts w:hint="eastAsia"/>
        </w:rPr>
        <w:t>る．</w:t>
      </w:r>
      <w:r w:rsidR="005005B0" w:rsidRPr="005005B0">
        <w:fldChar w:fldCharType="begin"/>
      </w:r>
      <w:r w:rsidR="005005B0" w:rsidRPr="005005B0">
        <w:instrText xml:space="preserve"> </w:instrText>
      </w:r>
      <w:r w:rsidR="005005B0" w:rsidRPr="005005B0">
        <w:rPr>
          <w:rFonts w:hint="eastAsia"/>
        </w:rPr>
        <w:instrText>REF _Ref93378920 \h</w:instrText>
      </w:r>
      <w:r w:rsidR="005005B0" w:rsidRPr="005005B0">
        <w:instrText xml:space="preserve">  \* MERGEFORMAT </w:instrText>
      </w:r>
      <w:r w:rsidR="005005B0" w:rsidRPr="005005B0">
        <w:fldChar w:fldCharType="separate"/>
      </w:r>
      <w:r w:rsidR="005005B0" w:rsidRPr="005005B0">
        <w:t xml:space="preserve">図 </w:t>
      </w:r>
      <w:r w:rsidR="005005B0" w:rsidRPr="005005B0">
        <w:rPr>
          <w:noProof/>
        </w:rPr>
        <w:t>14</w:t>
      </w:r>
      <w:r w:rsidR="005005B0" w:rsidRPr="005005B0">
        <w:fldChar w:fldCharType="end"/>
      </w:r>
      <w:r w:rsidRPr="005005B0">
        <w:rPr>
          <w:rFonts w:hint="eastAsia"/>
        </w:rPr>
        <w:t>で</w:t>
      </w:r>
      <w:r>
        <w:rPr>
          <w:rFonts w:hint="eastAsia"/>
        </w:rPr>
        <w:t>はいくつかの</w:t>
      </w:r>
      <m:oMath>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の値を前提として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の値を計算している．</w:t>
      </w:r>
    </w:p>
    <w:p w14:paraId="10891E93" w14:textId="1B1E56C6" w:rsidR="00475641" w:rsidRDefault="00F00573" w:rsidP="00475641">
      <w:pPr>
        <w:pStyle w:val="a8"/>
        <w:numPr>
          <w:ilvl w:val="1"/>
          <w:numId w:val="16"/>
        </w:numPr>
        <w:ind w:leftChars="0"/>
      </w:pPr>
      <w:commentRangeStart w:id="257"/>
      <m:oMath>
        <m:r>
          <w:rPr>
            <w:rFonts w:ascii="Cambria Math" w:hAnsi="Cambria Math"/>
          </w:rPr>
          <m:t>ϕ=0</m:t>
        </m:r>
      </m:oMath>
      <w:r>
        <w:rPr>
          <w:rFonts w:hint="eastAsia"/>
        </w:rPr>
        <w:t>で</w:t>
      </w:r>
      <m:oMath>
        <m:sSub>
          <m:sSubPr>
            <m:ctrlPr>
              <w:rPr>
                <w:rFonts w:ascii="Cambria Math" w:hAnsi="Cambria Math"/>
                <w:i/>
              </w:rPr>
            </m:ctrlPr>
          </m:sSubPr>
          <m:e>
            <m:r>
              <w:rPr>
                <w:rFonts w:ascii="Cambria Math" w:hAnsi="Cambria Math"/>
              </w:rPr>
              <m:t>ρ</m:t>
            </m:r>
          </m:e>
          <m:sub>
            <m:r>
              <w:rPr>
                <w:rFonts w:ascii="Cambria Math" w:hAnsi="Cambria Math"/>
              </w:rPr>
              <m:t>S,</m:t>
            </m:r>
            <m:r>
              <w:rPr>
                <w:rFonts w:ascii="Cambria Math" w:hAnsi="Cambria Math" w:hint="eastAsia"/>
              </w:rPr>
              <m:t>B</m:t>
            </m:r>
          </m:sub>
        </m:sSub>
        <m:r>
          <w:rPr>
            <w:rFonts w:ascii="Cambria Math" w:hAnsi="Cambria Math"/>
          </w:rPr>
          <m:t>=0</m:t>
        </m:r>
      </m:oMath>
      <w:r>
        <w:rPr>
          <w:rFonts w:hint="eastAsia"/>
        </w:rPr>
        <w:t>または</w:t>
      </w:r>
      <m:oMath>
        <m:sSub>
          <m:sSubPr>
            <m:ctrlPr>
              <w:rPr>
                <w:rFonts w:ascii="Cambria Math" w:hAnsi="Cambria Math"/>
                <w:i/>
              </w:rPr>
            </m:ctrlPr>
          </m:sSubPr>
          <m:e>
            <m:r>
              <w:rPr>
                <w:rFonts w:ascii="Cambria Math" w:hAnsi="Cambria Math"/>
              </w:rPr>
              <m:t>ρ</m:t>
            </m:r>
          </m:e>
          <m:sub>
            <m:r>
              <w:rPr>
                <w:rFonts w:ascii="Cambria Math" w:hAnsi="Cambria Math" w:hint="eastAsia"/>
              </w:rPr>
              <m:t>B</m:t>
            </m:r>
            <m:r>
              <w:rPr>
                <w:rFonts w:ascii="Cambria Math" w:hAnsi="Cambria Math"/>
              </w:rPr>
              <m:t>,Q</m:t>
            </m:r>
          </m:sub>
        </m:sSub>
        <m:r>
          <w:rPr>
            <w:rFonts w:ascii="Cambria Math" w:hAnsi="Cambria Math"/>
          </w:rPr>
          <m:t>=0</m:t>
        </m:r>
      </m:oMath>
      <w:r>
        <w:rPr>
          <w:rFonts w:hint="eastAsia"/>
        </w:rPr>
        <w:t>の時，</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となる．</w:t>
      </w:r>
      <w:commentRangeEnd w:id="257"/>
      <w:r w:rsidR="001E6F87">
        <w:rPr>
          <w:rStyle w:val="af"/>
        </w:rPr>
        <w:commentReference w:id="257"/>
      </w:r>
    </w:p>
    <w:p w14:paraId="37D1A3D5" w14:textId="6B2CB9D3" w:rsidR="001E6F87" w:rsidRDefault="001E6F87" w:rsidP="00475641">
      <w:pPr>
        <w:pStyle w:val="a8"/>
        <w:numPr>
          <w:ilvl w:val="1"/>
          <w:numId w:val="16"/>
        </w:numPr>
        <w:ind w:leftChars="0"/>
      </w:pPr>
      <m:oMath>
        <m:r>
          <w:rPr>
            <w:rFonts w:ascii="Cambria Math" w:hAnsi="Cambria Math"/>
          </w:rPr>
          <w:lastRenderedPageBreak/>
          <m:t>ϕ</m:t>
        </m:r>
      </m:oMath>
      <w:r>
        <w:rPr>
          <w:rFonts w:hint="eastAsia"/>
        </w:rPr>
        <w:t>が増加すると</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も増加する．</w:t>
      </w:r>
    </w:p>
    <w:p w14:paraId="2DE1CE50" w14:textId="41DEC86D" w:rsidR="001E6F87" w:rsidRDefault="00E62E70" w:rsidP="00E62E70">
      <w:pPr>
        <w:pStyle w:val="a8"/>
        <w:numPr>
          <w:ilvl w:val="1"/>
          <w:numId w:val="16"/>
        </w:numPr>
        <w:ind w:leftChars="0"/>
      </w:pPr>
      <w:commentRangeStart w:id="258"/>
      <m:oMath>
        <m:r>
          <w:rPr>
            <w:rFonts w:ascii="Cambria Math" w:hAnsi="Cambria Math"/>
          </w:rPr>
          <m:t>t→T</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w:t>
      </w:r>
      <m:oMath>
        <m:r>
          <w:rPr>
            <w:rFonts w:ascii="Cambria Math" w:hAnsi="Cambria Math"/>
          </w:rPr>
          <m:t>t→0</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→1</m:t>
        </m:r>
      </m:oMath>
      <w:r>
        <w:rPr>
          <w:rFonts w:hint="eastAsia"/>
        </w:rPr>
        <w:t>，</w:t>
      </w:r>
      <m:oMath>
        <m:r>
          <w:rPr>
            <w:rFonts w:ascii="Cambria Math" w:hAnsi="Cambria Math"/>
          </w:rPr>
          <m:t>t→T</m:t>
        </m:r>
      </m:oMath>
      <w:r w:rsidR="002647E5">
        <w:rPr>
          <w:rFonts w:hint="eastAsia"/>
        </w:rPr>
        <w:t>かつ</w:t>
      </w:r>
      <m:oMath>
        <m:r>
          <w:rPr>
            <w:rFonts w:ascii="Cambria Math" w:hAnsi="Cambria Math"/>
          </w:rPr>
          <m:t>ϕ→∞</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sidR="002647E5">
        <w:rPr>
          <w:rFonts w:hint="eastAsia"/>
        </w:rPr>
        <w:t>となる．</w:t>
      </w:r>
      <w:commentRangeEnd w:id="258"/>
      <w:r w:rsidR="002647E5">
        <w:rPr>
          <w:rStyle w:val="af"/>
        </w:rPr>
        <w:commentReference w:id="258"/>
      </w:r>
    </w:p>
    <w:p w14:paraId="219BB4F0" w14:textId="77777777" w:rsidR="00547A26" w:rsidRDefault="00547A26" w:rsidP="00547A26">
      <w:pPr>
        <w:keepNext/>
        <w:jc w:val="center"/>
      </w:pPr>
      <w:r>
        <w:rPr>
          <w:noProof/>
        </w:rPr>
        <w:drawing>
          <wp:inline distT="0" distB="0" distL="0" distR="0" wp14:anchorId="6799F947" wp14:editId="55DD9A66">
            <wp:extent cx="4613819" cy="295399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3772" cy="2960365"/>
                    </a:xfrm>
                    <a:prstGeom prst="rect">
                      <a:avLst/>
                    </a:prstGeom>
                    <a:noFill/>
                    <a:ln>
                      <a:noFill/>
                    </a:ln>
                  </pic:spPr>
                </pic:pic>
              </a:graphicData>
            </a:graphic>
          </wp:inline>
        </w:drawing>
      </w:r>
    </w:p>
    <w:p w14:paraId="1ABBDB1C" w14:textId="1E173220" w:rsidR="002647E5" w:rsidRDefault="00547A26" w:rsidP="00547A26">
      <w:pPr>
        <w:pStyle w:val="a9"/>
        <w:jc w:val="center"/>
        <w:rPr>
          <w:b w:val="0"/>
          <w:bCs w:val="0"/>
        </w:rPr>
      </w:pPr>
      <w:bookmarkStart w:id="259" w:name="_Ref93378920"/>
      <w:r w:rsidRPr="00547A26">
        <w:rPr>
          <w:b w:val="0"/>
          <w:bCs w:val="0"/>
        </w:rPr>
        <w:t xml:space="preserve">図 </w:t>
      </w:r>
      <w:r w:rsidRPr="00547A26">
        <w:rPr>
          <w:b w:val="0"/>
          <w:bCs w:val="0"/>
        </w:rPr>
        <w:fldChar w:fldCharType="begin"/>
      </w:r>
      <w:r w:rsidRPr="00547A26">
        <w:rPr>
          <w:b w:val="0"/>
          <w:bCs w:val="0"/>
        </w:rPr>
        <w:instrText xml:space="preserve"> SEQ 図 \* ARABIC </w:instrText>
      </w:r>
      <w:r w:rsidRPr="00547A26">
        <w:rPr>
          <w:b w:val="0"/>
          <w:bCs w:val="0"/>
        </w:rPr>
        <w:fldChar w:fldCharType="separate"/>
      </w:r>
      <w:r w:rsidR="005B43B7">
        <w:rPr>
          <w:b w:val="0"/>
          <w:bCs w:val="0"/>
          <w:noProof/>
        </w:rPr>
        <w:t>14</w:t>
      </w:r>
      <w:r w:rsidRPr="00547A26">
        <w:rPr>
          <w:b w:val="0"/>
          <w:bCs w:val="0"/>
        </w:rPr>
        <w:fldChar w:fldCharType="end"/>
      </w:r>
      <w:bookmarkEnd w:id="259"/>
      <w:r w:rsidRPr="00547A26">
        <w:rPr>
          <w:rFonts w:hint="eastAsia"/>
          <w:b w:val="0"/>
          <w:bCs w:val="0"/>
        </w:rPr>
        <w:t xml:space="preserve">　</w:t>
      </w:r>
      <m:oMath>
        <m:r>
          <m:rPr>
            <m:sty m:val="bi"/>
          </m:rPr>
          <w:rPr>
            <w:rFonts w:ascii="Cambria Math" w:hAnsi="Cambria Math"/>
          </w:rPr>
          <m:t>ϕ</m:t>
        </m:r>
      </m:oMath>
      <w:r w:rsidRPr="00547A26">
        <w:rPr>
          <w:rFonts w:hint="eastAsia"/>
          <w:b w:val="0"/>
          <w:bCs w:val="0"/>
        </w:rPr>
        <w:t>及び</w:t>
      </w:r>
      <m:oMath>
        <m:sSub>
          <m:sSubPr>
            <m:ctrlPr>
              <w:rPr>
                <w:rFonts w:ascii="Cambria Math" w:hAnsi="Cambria Math"/>
                <w:b w:val="0"/>
                <w:bCs w:val="0"/>
                <w:i/>
              </w:rPr>
            </m:ctrlPr>
          </m:sSubPr>
          <m:e>
            <m:r>
              <m:rPr>
                <m:sty m:val="bi"/>
              </m:rPr>
              <w:rPr>
                <w:rFonts w:ascii="Cambria Math" w:hAnsi="Cambria Math"/>
              </w:rPr>
              <m:t>ζ</m:t>
            </m:r>
          </m:e>
          <m:sub>
            <m:r>
              <m:rPr>
                <m:sty m:val="bi"/>
              </m:rPr>
              <w:rPr>
                <w:rFonts w:ascii="Cambria Math" w:hAnsi="Cambria Math"/>
              </w:rPr>
              <m:t>t</m:t>
            </m:r>
          </m:sub>
        </m:sSub>
      </m:oMath>
      <w:r w:rsidRPr="00547A26">
        <w:rPr>
          <w:rFonts w:hint="eastAsia"/>
          <w:b w:val="0"/>
          <w:bCs w:val="0"/>
        </w:rPr>
        <w:t>が</w:t>
      </w:r>
      <m:oMath>
        <m:sSup>
          <m:sSupPr>
            <m:ctrlPr>
              <w:rPr>
                <w:rFonts w:ascii="Cambria Math" w:hAnsi="Cambria Math"/>
                <w:b w:val="0"/>
                <w:bCs w:val="0"/>
                <w:i/>
              </w:rPr>
            </m:ctrlPr>
          </m:sSupPr>
          <m:e>
            <m:r>
              <m:rPr>
                <m:sty m:val="bi"/>
              </m:rPr>
              <w:rPr>
                <w:rFonts w:ascii="Cambria Math" w:hAnsi="Cambria Math"/>
              </w:rPr>
              <m:t>ρ</m:t>
            </m:r>
          </m:e>
          <m:sup>
            <m:r>
              <m:rPr>
                <m:sty m:val="bi"/>
              </m:rPr>
              <w:rPr>
                <w:rFonts w:ascii="Cambria Math" w:hAnsi="Cambria Math"/>
              </w:rPr>
              <m:t>⋆</m:t>
            </m:r>
          </m:sup>
        </m:sSup>
      </m:oMath>
      <w:r w:rsidRPr="00547A26">
        <w:rPr>
          <w:rFonts w:hint="eastAsia"/>
          <w:b w:val="0"/>
          <w:bCs w:val="0"/>
        </w:rPr>
        <w:t>に与える影響</w:t>
      </w:r>
      <w:r>
        <w:rPr>
          <w:rFonts w:hint="eastAsia"/>
          <w:b w:val="0"/>
          <w:bCs w:val="0"/>
        </w:rPr>
        <w:t>（</w:t>
      </w:r>
      <w:commentRangeStart w:id="260"/>
      <m:oMath>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B,Q</m:t>
            </m:r>
          </m:sub>
        </m:sSub>
        <m:r>
          <m:rPr>
            <m:sty m:val="bi"/>
          </m:rPr>
          <w:rPr>
            <w:rFonts w:ascii="Cambria Math" w:hAnsi="Cambria Math"/>
          </w:rPr>
          <m:t>=0</m:t>
        </m:r>
        <w:commentRangeEnd w:id="260"/>
        <m:r>
          <m:rPr>
            <m:sty m:val="p"/>
          </m:rPr>
          <w:rPr>
            <w:rStyle w:val="af"/>
            <w:b w:val="0"/>
            <w:bCs w:val="0"/>
          </w:rPr>
          <w:commentReference w:id="260"/>
        </m:r>
      </m:oMath>
      <w:r>
        <w:rPr>
          <w:rFonts w:hint="eastAsia"/>
          <w:b w:val="0"/>
          <w:bCs w:val="0"/>
        </w:rPr>
        <w:t>）</w:t>
      </w:r>
    </w:p>
    <w:p w14:paraId="707516E3" w14:textId="6B66DEDE" w:rsidR="00547A26" w:rsidRDefault="00547A26" w:rsidP="00547A26"/>
    <w:p w14:paraId="47373113" w14:textId="584DA376" w:rsidR="00080E5B" w:rsidRDefault="00080E5B" w:rsidP="00080E5B">
      <w:pPr>
        <w:ind w:firstLineChars="100" w:firstLine="210"/>
      </w:pPr>
      <w:r>
        <w:rPr>
          <w:rFonts w:hint="eastAsia"/>
        </w:rPr>
        <w:t>図●●では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に関してどのように変化するかを記載したものである．この図より</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の減少関数であることがわかる．ただし，この影響は</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5B43B7">
        <w:rPr>
          <w:rFonts w:hint="eastAsia"/>
        </w:rPr>
        <w:t>のボラティリティの大きさによって変わる．</w:t>
      </w:r>
    </w:p>
    <w:p w14:paraId="409680C0" w14:textId="77777777" w:rsidR="005B43B7" w:rsidRDefault="005B43B7" w:rsidP="005B43B7">
      <w:pPr>
        <w:keepNext/>
        <w:ind w:firstLineChars="100" w:firstLine="210"/>
        <w:jc w:val="center"/>
      </w:pPr>
      <w:r>
        <w:rPr>
          <w:noProof/>
        </w:rPr>
        <w:drawing>
          <wp:inline distT="0" distB="0" distL="0" distR="0" wp14:anchorId="6195FE2C" wp14:editId="52AD607E">
            <wp:extent cx="4777848" cy="3200177"/>
            <wp:effectExtent l="0" t="0" r="381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241" cy="3205129"/>
                    </a:xfrm>
                    <a:prstGeom prst="rect">
                      <a:avLst/>
                    </a:prstGeom>
                    <a:noFill/>
                    <a:ln>
                      <a:noFill/>
                    </a:ln>
                  </pic:spPr>
                </pic:pic>
              </a:graphicData>
            </a:graphic>
          </wp:inline>
        </w:drawing>
      </w:r>
    </w:p>
    <w:p w14:paraId="3584CA7F" w14:textId="68DCF3E1" w:rsidR="005B43B7" w:rsidRPr="005B43B7" w:rsidRDefault="005B43B7" w:rsidP="005B43B7">
      <w:pPr>
        <w:pStyle w:val="a9"/>
        <w:jc w:val="center"/>
      </w:pPr>
      <w:r>
        <w:t xml:space="preserve">図 </w:t>
      </w:r>
      <w:fldSimple w:instr=" SEQ 図 \* ARABIC ">
        <w:r>
          <w:rPr>
            <w:noProof/>
          </w:rPr>
          <w:t>15</w:t>
        </w:r>
      </w:fldSimple>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ϕ=20</m:t>
        </m:r>
        <m:r>
          <m:rPr>
            <m:sty m:val="b"/>
          </m:rPr>
          <w:rPr>
            <w:rFonts w:ascii="Cambria Math" w:hAnsi="Cambria Math"/>
          </w:rPr>
          <m:t>bps</m:t>
        </m:r>
      </m:oMath>
      <w:r>
        <w:rPr>
          <w:rFonts w:hint="eastAsia"/>
          <w:iCs/>
        </w:rPr>
        <w:t>)</w:t>
      </w:r>
    </w:p>
    <w:p w14:paraId="476E04BA" w14:textId="6FC742A5" w:rsidR="005005B0" w:rsidRDefault="005005B0" w:rsidP="00547A26"/>
    <w:p w14:paraId="54E83465" w14:textId="77777777" w:rsidR="005B43B7" w:rsidRDefault="005B43B7" w:rsidP="005B43B7">
      <w:pPr>
        <w:keepNext/>
        <w:jc w:val="center"/>
      </w:pPr>
      <w:r>
        <w:rPr>
          <w:noProof/>
        </w:rPr>
        <w:lastRenderedPageBreak/>
        <w:drawing>
          <wp:inline distT="0" distB="0" distL="0" distR="0" wp14:anchorId="1B121083" wp14:editId="5C37091A">
            <wp:extent cx="4120993" cy="276749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142" cy="2771623"/>
                    </a:xfrm>
                    <a:prstGeom prst="rect">
                      <a:avLst/>
                    </a:prstGeom>
                    <a:noFill/>
                    <a:ln>
                      <a:noFill/>
                    </a:ln>
                  </pic:spPr>
                </pic:pic>
              </a:graphicData>
            </a:graphic>
          </wp:inline>
        </w:drawing>
      </w:r>
    </w:p>
    <w:p w14:paraId="4A54962C" w14:textId="42682E1F" w:rsidR="005B43B7" w:rsidRDefault="005B43B7" w:rsidP="005B43B7">
      <w:pPr>
        <w:pStyle w:val="a9"/>
        <w:jc w:val="center"/>
      </w:pPr>
      <w:r>
        <w:t xml:space="preserve">図 </w:t>
      </w:r>
      <w:fldSimple w:instr=" SEQ 図 \* ARABIC ">
        <w:r>
          <w:rPr>
            <w:noProof/>
          </w:rPr>
          <w:t>16</w:t>
        </w:r>
      </w:fldSimple>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ϕ=1%</m:t>
        </m:r>
      </m:oMath>
      <w:r>
        <w:rPr>
          <w:rFonts w:hint="eastAsia"/>
          <w:iCs/>
        </w:rPr>
        <w:t>)</w:t>
      </w:r>
    </w:p>
    <w:p w14:paraId="76D7FC7A" w14:textId="77777777" w:rsidR="005B43B7" w:rsidRPr="005B43B7" w:rsidRDefault="005B43B7" w:rsidP="005B43B7"/>
    <w:p w14:paraId="1C7DD1C4" w14:textId="3D03BB79" w:rsidR="00547A26" w:rsidRDefault="00255A3B" w:rsidP="00255A3B">
      <w:pPr>
        <w:ind w:firstLineChars="100" w:firstLine="210"/>
      </w:pPr>
      <w:r>
        <w:rPr>
          <w:rFonts w:hint="eastAsia"/>
        </w:rPr>
        <w:t>次に，</w:t>
      </w:r>
      <w:r>
        <w:rPr>
          <w:rFonts w:ascii="Cambria Math" w:hAnsi="Cambria Math"/>
          <w:i/>
        </w:rPr>
        <w:t xml:space="preserv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7619E6">
        <w:rPr>
          <w:rFonts w:ascii="Cambria Math" w:hAnsi="Cambria Math" w:hint="eastAsia"/>
          <w:iCs/>
        </w:rPr>
        <w:t>が</w:t>
      </w:r>
      <w:r>
        <w:rPr>
          <w:rFonts w:hint="eastAsia"/>
        </w:rPr>
        <w:t>リスク資産の最適投資比率</w:t>
      </w:r>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oMath>
      <w:r w:rsidR="007619E6">
        <w:rPr>
          <w:rFonts w:hint="eastAsia"/>
        </w:rPr>
        <w:t>に与える影響を考える．</w:t>
      </w:r>
      <m:oMath>
        <m:r>
          <m:rPr>
            <m:scr m:val="script"/>
          </m:rPr>
          <w:rPr>
            <w:rFonts w:ascii="Cambria Math" w:hAnsi="Cambria Math"/>
          </w:rPr>
          <m:t>J</m:t>
        </m:r>
        <m:d>
          <m:dPr>
            <m:ctrlPr>
              <w:rPr>
                <w:rFonts w:ascii="Cambria Math" w:hAnsi="Cambria Math"/>
                <w:i/>
              </w:rPr>
            </m:ctrlPr>
          </m:dPr>
          <m:e>
            <m:r>
              <w:rPr>
                <w:rFonts w:ascii="Cambria Math" w:hAnsi="Cambria Math"/>
              </w:rPr>
              <m:t>t,x,q</m:t>
            </m:r>
          </m:e>
        </m:d>
      </m:oMath>
      <w:r w:rsidR="007619E6">
        <w:rPr>
          <w:rFonts w:hint="eastAsia"/>
        </w:rPr>
        <w:t>は効用関数なので，以下の不等式を仮定できる．</w:t>
      </w:r>
    </w:p>
    <w:p w14:paraId="533BD777" w14:textId="5736D4C2" w:rsidR="007619E6" w:rsidRPr="007619E6" w:rsidRDefault="008675A7" w:rsidP="00255A3B">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 xml:space="preserve">≥0,  </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≤0</m:t>
          </m:r>
        </m:oMath>
      </m:oMathPara>
    </w:p>
    <w:p w14:paraId="4B78AF3D" w14:textId="7390110F" w:rsidR="007619E6" w:rsidRDefault="007619E6" w:rsidP="007619E6">
      <w:r>
        <w:rPr>
          <w:rFonts w:hint="eastAsia"/>
        </w:rPr>
        <w:t>リスク資産の最適投資比率は</w:t>
      </w:r>
    </w:p>
    <w:p w14:paraId="78EB5D37" w14:textId="660A3398" w:rsidR="007619E6" w:rsidRPr="006446F6" w:rsidRDefault="008675A7" w:rsidP="007619E6">
      <m:oMathPara>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d>
            <m:dPr>
              <m:ctrlPr>
                <w:rPr>
                  <w:rFonts w:ascii="Cambria Math" w:hAnsi="Cambria Math"/>
                  <w:i/>
                </w:rPr>
              </m:ctrlPr>
            </m:dPr>
            <m:e>
              <m:f>
                <m:fPr>
                  <m:ctrlPr>
                    <w:rPr>
                      <w:rFonts w:ascii="Cambria Math" w:hAnsi="Cambria Math"/>
                      <w:i/>
                    </w:rPr>
                  </m:ctrlPr>
                </m:fPr>
                <m:num>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R</m:t>
              </m:r>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oMath>
      </m:oMathPara>
    </w:p>
    <w:p w14:paraId="306A39F8" w14:textId="6C7C8800" w:rsidR="006446F6" w:rsidRDefault="006446F6" w:rsidP="007619E6">
      <w:r>
        <w:rPr>
          <w:rFonts w:hint="eastAsia"/>
        </w:rPr>
        <w:t>と書ける．ただし，</w:t>
      </w:r>
    </w:p>
    <w:p w14:paraId="007A527A" w14:textId="0E5FCEC3" w:rsidR="006446F6" w:rsidRPr="005005B0" w:rsidRDefault="006446F6" w:rsidP="007619E6">
      <m:oMathPara>
        <m:oMath>
          <m:r>
            <m:rPr>
              <m:scr m:val="script"/>
            </m:rPr>
            <w:rPr>
              <w:rFonts w:ascii="Cambria Math" w:hAnsi="Cambria Math"/>
            </w:rPr>
            <m:t>R</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r>
            <m:rPr>
              <m:sty m:val="p"/>
            </m:rPr>
            <w:rPr>
              <w:rFonts w:ascii="Cambria Math" w:hAnsi="Cambria Math"/>
            </w:rPr>
            <w:br/>
          </m:r>
        </m:oMath>
        <m:oMath>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oMath>
      </m:oMathPara>
    </w:p>
    <w:p w14:paraId="40C4C7C8" w14:textId="5E27DFD7" w:rsidR="005005B0" w:rsidRDefault="005005B0" w:rsidP="007619E6">
      <w:r>
        <w:rPr>
          <w:rFonts w:hint="eastAsia"/>
        </w:rPr>
        <w:t>とした．したがって，</w:t>
      </w:r>
    </w:p>
    <w:p w14:paraId="3AC31159" w14:textId="0C0016F0" w:rsidR="005005B0" w:rsidRPr="005005B0" w:rsidRDefault="008675A7" w:rsidP="007619E6">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num>
            <m:den>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den>
          </m:f>
          <m:r>
            <w:rPr>
              <w:rFonts w:ascii="Cambria Math" w:hAnsi="Cambria Math"/>
            </w:rPr>
            <m:t>≤0</m:t>
          </m:r>
        </m:oMath>
      </m:oMathPara>
    </w:p>
    <w:p w14:paraId="7A7CB8C5" w14:textId="24F13019" w:rsidR="005005B0" w:rsidRPr="00547A26" w:rsidRDefault="005005B0" w:rsidP="007619E6">
      <w:r>
        <w:rPr>
          <w:rFonts w:hint="eastAsia"/>
        </w:rPr>
        <w:t>となる．</w:t>
      </w:r>
    </w:p>
    <w:sectPr w:rsidR="005005B0" w:rsidRPr="00547A26" w:rsidSect="00543856">
      <w:pgSz w:w="11906" w:h="16838" w:code="9"/>
      <w:pgMar w:top="567" w:right="567" w:bottom="567" w:left="567"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作成者" w:initials="A">
    <w:p w14:paraId="77EDD6BC" w14:textId="77777777" w:rsidR="00A35DD7" w:rsidRDefault="00A35DD7" w:rsidP="005E7CC8">
      <w:pPr>
        <w:pStyle w:val="af0"/>
      </w:pPr>
      <w:r>
        <w:rPr>
          <w:rStyle w:val="af"/>
        </w:rPr>
        <w:annotationRef/>
      </w:r>
      <w:r>
        <w:t>なにこれ</w:t>
      </w:r>
    </w:p>
  </w:comment>
  <w:comment w:id="14" w:author="作成者" w:initials="A">
    <w:p w14:paraId="55332BCF" w14:textId="77777777" w:rsidR="004C4732" w:rsidRDefault="004C4732" w:rsidP="00E758FB">
      <w:pPr>
        <w:pStyle w:val="af0"/>
      </w:pPr>
      <w:r>
        <w:rPr>
          <w:rStyle w:val="af"/>
        </w:rPr>
        <w:annotationRef/>
      </w:r>
      <w:r>
        <w:t>以下の文章を修正した後に考える</w:t>
      </w:r>
    </w:p>
  </w:comment>
  <w:comment w:id="43" w:author="作成者" w:initials="A">
    <w:p w14:paraId="3527E573" w14:textId="77777777" w:rsidR="00EC34D3" w:rsidRDefault="00EC34D3" w:rsidP="00E24ED0">
      <w:pPr>
        <w:pStyle w:val="af0"/>
      </w:pPr>
      <w:r>
        <w:rPr>
          <w:rStyle w:val="af"/>
        </w:rPr>
        <w:annotationRef/>
      </w:r>
      <w:r>
        <w:t>条件が不足していると思われる</w:t>
      </w:r>
    </w:p>
  </w:comment>
  <w:comment w:id="57" w:author="作成者" w:initials="A">
    <w:p w14:paraId="2BFE6FB7" w14:textId="569A366E" w:rsidR="00A53694" w:rsidRDefault="00A53694" w:rsidP="0026750A">
      <w:pPr>
        <w:pStyle w:val="af0"/>
      </w:pPr>
      <w:r>
        <w:rPr>
          <w:rStyle w:val="af"/>
        </w:rPr>
        <w:annotationRef/>
      </w:r>
      <w:r>
        <w:t>なぜこれが成立するのか</w:t>
      </w:r>
    </w:p>
  </w:comment>
  <w:comment w:id="104" w:author="作成者" w:initials="A">
    <w:p w14:paraId="201D68B3" w14:textId="5B108AEF" w:rsidR="00833960" w:rsidRDefault="00833960" w:rsidP="00074ADE">
      <w:pPr>
        <w:pStyle w:val="af0"/>
      </w:pPr>
      <w:r>
        <w:rPr>
          <w:rStyle w:val="af"/>
        </w:rPr>
        <w:annotationRef/>
      </w:r>
      <w:r>
        <w:t>なぜ</w:t>
      </w:r>
    </w:p>
  </w:comment>
  <w:comment w:id="105" w:author="作成者" w:initials="A">
    <w:p w14:paraId="3829F4E6" w14:textId="77777777" w:rsidR="003A10BF" w:rsidRDefault="003A10BF" w:rsidP="0093270F">
      <w:pPr>
        <w:pStyle w:val="af0"/>
      </w:pPr>
      <w:r>
        <w:rPr>
          <w:rStyle w:val="af"/>
        </w:rPr>
        <w:annotationRef/>
      </w:r>
      <w:r>
        <w:t>何を言っているのか</w:t>
      </w:r>
    </w:p>
  </w:comment>
  <w:comment w:id="108" w:author="作成者" w:initials="A">
    <w:p w14:paraId="55A2B956" w14:textId="77777777" w:rsidR="006A4ACE" w:rsidRDefault="006A4ACE" w:rsidP="006E7DC9">
      <w:pPr>
        <w:pStyle w:val="af0"/>
      </w:pPr>
      <w:r>
        <w:rPr>
          <w:rStyle w:val="af"/>
        </w:rPr>
        <w:annotationRef/>
      </w:r>
      <w:r>
        <w:t>Jに対する条件はいらないの？</w:t>
      </w:r>
    </w:p>
  </w:comment>
  <w:comment w:id="239" w:author="作成者" w:initials="A">
    <w:p w14:paraId="59F1D316" w14:textId="77777777" w:rsidR="00446258" w:rsidRDefault="00446258" w:rsidP="008952A2">
      <w:pPr>
        <w:pStyle w:val="af0"/>
      </w:pPr>
      <w:r>
        <w:rPr>
          <w:rStyle w:val="af"/>
        </w:rPr>
        <w:annotationRef/>
      </w:r>
      <w:r>
        <w:t>式展開</w:t>
      </w:r>
    </w:p>
  </w:comment>
  <w:comment w:id="241" w:author="作成者" w:initials="A">
    <w:p w14:paraId="631C73F5" w14:textId="77777777" w:rsidR="009C06B2" w:rsidRDefault="009C06B2" w:rsidP="001C776C">
      <w:pPr>
        <w:pStyle w:val="af0"/>
      </w:pPr>
      <w:r>
        <w:rPr>
          <w:rStyle w:val="af"/>
        </w:rPr>
        <w:annotationRef/>
      </w:r>
      <w:r>
        <w:t>どういうこと？</w:t>
      </w:r>
    </w:p>
  </w:comment>
  <w:comment w:id="242" w:author="作成者" w:initials="A">
    <w:p w14:paraId="103F17A7" w14:textId="77777777" w:rsidR="002D5077" w:rsidRDefault="002D5077" w:rsidP="00A77617">
      <w:pPr>
        <w:pStyle w:val="af0"/>
      </w:pPr>
      <w:r>
        <w:rPr>
          <w:rStyle w:val="af"/>
        </w:rPr>
        <w:annotationRef/>
      </w:r>
      <w:r>
        <w:t>この範囲を外れる理由は？</w:t>
      </w:r>
    </w:p>
  </w:comment>
  <w:comment w:id="244" w:author="作成者" w:initials="A">
    <w:p w14:paraId="7CF0B96A" w14:textId="77777777" w:rsidR="00A32E19" w:rsidRDefault="00A32E19" w:rsidP="000B4E4D">
      <w:pPr>
        <w:pStyle w:val="af0"/>
      </w:pPr>
      <w:r>
        <w:rPr>
          <w:rStyle w:val="af"/>
        </w:rPr>
        <w:annotationRef/>
      </w:r>
      <w:r>
        <w:t>テキストとは異なる</w:t>
      </w:r>
    </w:p>
  </w:comment>
  <w:comment w:id="245" w:author="作成者" w:initials="A">
    <w:p w14:paraId="4D4EEBF9" w14:textId="77777777" w:rsidR="001B20EF" w:rsidRDefault="001B20EF" w:rsidP="006163B9">
      <w:pPr>
        <w:pStyle w:val="af0"/>
      </w:pPr>
      <w:r>
        <w:rPr>
          <w:rStyle w:val="af"/>
        </w:rPr>
        <w:annotationRef/>
      </w:r>
      <w:r>
        <w:t>導出が不明</w:t>
      </w:r>
    </w:p>
  </w:comment>
  <w:comment w:id="246" w:author="作成者" w:initials="A">
    <w:p w14:paraId="280F6EAE" w14:textId="77777777" w:rsidR="001B20EF" w:rsidRDefault="001B20EF" w:rsidP="00A826E6">
      <w:pPr>
        <w:pStyle w:val="af0"/>
      </w:pPr>
      <w:r>
        <w:rPr>
          <w:rStyle w:val="af"/>
        </w:rPr>
        <w:annotationRef/>
      </w:r>
      <w:r>
        <w:t>導出</w:t>
      </w:r>
    </w:p>
  </w:comment>
  <w:comment w:id="248" w:author="作成者" w:initials="A">
    <w:p w14:paraId="4F6F63BA" w14:textId="7315C7B3" w:rsidR="00BB1946" w:rsidRDefault="00BB1946" w:rsidP="00C90E05">
      <w:pPr>
        <w:pStyle w:val="af0"/>
      </w:pPr>
      <w:r>
        <w:rPr>
          <w:rStyle w:val="af"/>
        </w:rPr>
        <w:annotationRef/>
      </w:r>
      <w:r>
        <w:t>確認が必要</w:t>
      </w:r>
    </w:p>
  </w:comment>
  <w:comment w:id="249" w:author="作成者" w:initials="A">
    <w:p w14:paraId="2B165C5A" w14:textId="77777777" w:rsidR="006C293A" w:rsidRDefault="006C293A" w:rsidP="000B3FC2">
      <w:pPr>
        <w:pStyle w:val="af0"/>
      </w:pPr>
      <w:r>
        <w:rPr>
          <w:rStyle w:val="af"/>
        </w:rPr>
        <w:annotationRef/>
      </w:r>
      <w:r>
        <w:t>テキストと数式が異なるが，こちらの方が正しいのではないか</w:t>
      </w:r>
    </w:p>
  </w:comment>
  <w:comment w:id="250" w:author="作成者" w:initials="A">
    <w:p w14:paraId="315039FE" w14:textId="29935D38" w:rsidR="00C51526" w:rsidRDefault="00C51526" w:rsidP="003712E5">
      <w:pPr>
        <w:pStyle w:val="af0"/>
      </w:pPr>
      <w:r>
        <w:rPr>
          <w:rStyle w:val="af"/>
        </w:rPr>
        <w:annotationRef/>
      </w:r>
      <w:r>
        <w:t>なぜこのような条件を入れるのか</w:t>
      </w:r>
    </w:p>
  </w:comment>
  <w:comment w:id="251" w:author="作成者" w:initials="A">
    <w:p w14:paraId="506BE6DC" w14:textId="77777777" w:rsidR="0056179C" w:rsidRDefault="0056179C" w:rsidP="003E2138">
      <w:pPr>
        <w:pStyle w:val="af0"/>
      </w:pPr>
      <w:r>
        <w:rPr>
          <w:rStyle w:val="af"/>
        </w:rPr>
        <w:annotationRef/>
      </w:r>
      <w:r>
        <w:t>なんでこうしたのか，なんで近似なのか</w:t>
      </w:r>
    </w:p>
  </w:comment>
  <w:comment w:id="253" w:author="作成者" w:initials="A">
    <w:p w14:paraId="03A8B284" w14:textId="77777777" w:rsidR="00950F92" w:rsidRDefault="00950F92" w:rsidP="0091436A">
      <w:pPr>
        <w:pStyle w:val="af0"/>
      </w:pPr>
      <w:r>
        <w:rPr>
          <w:rStyle w:val="af"/>
        </w:rPr>
        <w:annotationRef/>
      </w:r>
      <w:r>
        <w:t>変分法の変数が必要？</w:t>
      </w:r>
    </w:p>
  </w:comment>
  <w:comment w:id="254" w:author="作成者" w:initials="A">
    <w:p w14:paraId="6DC6D76C" w14:textId="77777777" w:rsidR="00B85FE1" w:rsidRDefault="00B85FE1" w:rsidP="000E1E6C">
      <w:pPr>
        <w:pStyle w:val="af0"/>
      </w:pPr>
      <w:r>
        <w:rPr>
          <w:rStyle w:val="af"/>
        </w:rPr>
        <w:annotationRef/>
      </w:r>
      <w:r>
        <w:t>立式と変形が不明</w:t>
      </w:r>
    </w:p>
  </w:comment>
  <w:comment w:id="255" w:author="作成者" w:initials="A">
    <w:p w14:paraId="12822649" w14:textId="77777777" w:rsidR="00DE1A6A" w:rsidRDefault="00DE1A6A" w:rsidP="00297B3D">
      <w:pPr>
        <w:pStyle w:val="af0"/>
      </w:pPr>
      <w:r>
        <w:rPr>
          <w:rStyle w:val="af"/>
        </w:rPr>
        <w:annotationRef/>
      </w:r>
      <w:r>
        <w:t>微分方程式の解になっていない？</w:t>
      </w:r>
    </w:p>
  </w:comment>
  <w:comment w:id="256" w:author="作成者" w:initials="A">
    <w:p w14:paraId="7637E2C7" w14:textId="77777777" w:rsidR="005A475F" w:rsidRDefault="005A475F" w:rsidP="001319DC">
      <w:pPr>
        <w:pStyle w:val="af0"/>
      </w:pPr>
      <w:r>
        <w:rPr>
          <w:rStyle w:val="af"/>
        </w:rPr>
        <w:annotationRef/>
      </w:r>
      <w:r>
        <w:t>導出が不明</w:t>
      </w:r>
    </w:p>
  </w:comment>
  <w:comment w:id="257" w:author="作成者" w:initials="A">
    <w:p w14:paraId="784C87DF" w14:textId="77777777" w:rsidR="002647E5" w:rsidRDefault="001E6F87" w:rsidP="00F3440D">
      <w:pPr>
        <w:pStyle w:val="af0"/>
      </w:pPr>
      <w:r>
        <w:rPr>
          <w:rStyle w:val="af"/>
        </w:rPr>
        <w:annotationRef/>
      </w:r>
      <w:r w:rsidR="002647E5">
        <w:t>\phiが0という条件のみで\rho_S,Qと一致する</w:t>
      </w:r>
    </w:p>
  </w:comment>
  <w:comment w:id="258" w:author="作成者" w:initials="A">
    <w:p w14:paraId="3FA3351A" w14:textId="77777777" w:rsidR="002647E5" w:rsidRDefault="002647E5" w:rsidP="000268C3">
      <w:pPr>
        <w:pStyle w:val="af0"/>
      </w:pPr>
      <w:r>
        <w:rPr>
          <w:rStyle w:val="af"/>
        </w:rPr>
        <w:annotationRef/>
      </w:r>
      <w:r>
        <w:t>どのような意味合いがあるのか</w:t>
      </w:r>
    </w:p>
  </w:comment>
  <w:comment w:id="260" w:author="作成者" w:initials="A">
    <w:p w14:paraId="0BA8F4C7" w14:textId="77777777" w:rsidR="00547A26" w:rsidRDefault="00547A26" w:rsidP="00A2101A">
      <w:pPr>
        <w:pStyle w:val="af0"/>
      </w:pPr>
      <w:r>
        <w:rPr>
          <w:rStyle w:val="af"/>
        </w:rPr>
        <w:annotationRef/>
      </w:r>
      <w:r>
        <w:t>論文とは記載が違うが，論文通りだと話が通らない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EDD6BC" w15:done="0"/>
  <w15:commentEx w15:paraId="55332BCF" w15:done="0"/>
  <w15:commentEx w15:paraId="3527E573" w15:done="0"/>
  <w15:commentEx w15:paraId="2BFE6FB7" w15:done="0"/>
  <w15:commentEx w15:paraId="201D68B3" w15:done="0"/>
  <w15:commentEx w15:paraId="3829F4E6" w15:done="0"/>
  <w15:commentEx w15:paraId="55A2B956" w15:done="0"/>
  <w15:commentEx w15:paraId="59F1D316" w15:done="0"/>
  <w15:commentEx w15:paraId="631C73F5" w15:done="0"/>
  <w15:commentEx w15:paraId="103F17A7" w15:done="0"/>
  <w15:commentEx w15:paraId="7CF0B96A" w15:done="0"/>
  <w15:commentEx w15:paraId="4D4EEBF9" w15:done="0"/>
  <w15:commentEx w15:paraId="280F6EAE" w15:done="0"/>
  <w15:commentEx w15:paraId="4F6F63BA" w15:done="0"/>
  <w15:commentEx w15:paraId="2B165C5A" w15:done="0"/>
  <w15:commentEx w15:paraId="315039FE" w15:done="0"/>
  <w15:commentEx w15:paraId="506BE6DC" w15:done="0"/>
  <w15:commentEx w15:paraId="03A8B284" w15:done="0"/>
  <w15:commentEx w15:paraId="6DC6D76C" w15:done="0"/>
  <w15:commentEx w15:paraId="12822649" w15:done="0"/>
  <w15:commentEx w15:paraId="7637E2C7" w15:done="0"/>
  <w15:commentEx w15:paraId="784C87DF" w15:done="0"/>
  <w15:commentEx w15:paraId="3FA3351A" w15:done="0"/>
  <w15:commentEx w15:paraId="0BA8F4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EDD6BC" w16cid:durableId="258934AF"/>
  <w16cid:commentId w16cid:paraId="55332BCF" w16cid:durableId="25AA731C"/>
  <w16cid:commentId w16cid:paraId="3527E573" w16cid:durableId="25AA8ACB"/>
  <w16cid:commentId w16cid:paraId="2BFE6FB7" w16cid:durableId="25AA7708"/>
  <w16cid:commentId w16cid:paraId="201D68B3" w16cid:durableId="258513CE"/>
  <w16cid:commentId w16cid:paraId="3829F4E6" w16cid:durableId="25851506"/>
  <w16cid:commentId w16cid:paraId="55A2B956" w16cid:durableId="2586544C"/>
  <w16cid:commentId w16cid:paraId="59F1D316" w16cid:durableId="25865CF0"/>
  <w16cid:commentId w16cid:paraId="631C73F5" w16cid:durableId="258662A5"/>
  <w16cid:commentId w16cid:paraId="103F17A7" w16cid:durableId="2586C69B"/>
  <w16cid:commentId w16cid:paraId="7CF0B96A" w16cid:durableId="2592744C"/>
  <w16cid:commentId w16cid:paraId="4D4EEBF9" w16cid:durableId="25927A57"/>
  <w16cid:commentId w16cid:paraId="280F6EAE" w16cid:durableId="25927ACA"/>
  <w16cid:commentId w16cid:paraId="4F6F63BA" w16cid:durableId="258CF6F9"/>
  <w16cid:commentId w16cid:paraId="2B165C5A" w16cid:durableId="258E2861"/>
  <w16cid:commentId w16cid:paraId="315039FE" w16cid:durableId="258E3F19"/>
  <w16cid:commentId w16cid:paraId="506BE6DC" w16cid:durableId="258E402B"/>
  <w16cid:commentId w16cid:paraId="03A8B284" w16cid:durableId="258FAD95"/>
  <w16cid:commentId w16cid:paraId="6DC6D76C" w16cid:durableId="2590B474"/>
  <w16cid:commentId w16cid:paraId="12822649" w16cid:durableId="2590BCD1"/>
  <w16cid:commentId w16cid:paraId="7637E2C7" w16cid:durableId="2590C004"/>
  <w16cid:commentId w16cid:paraId="784C87DF" w16cid:durableId="2590CFD3"/>
  <w16cid:commentId w16cid:paraId="3FA3351A" w16cid:durableId="2590D2F5"/>
  <w16cid:commentId w16cid:paraId="0BA8F4C7" w16cid:durableId="2590D4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BBA16" w14:textId="77777777" w:rsidR="008675A7" w:rsidRDefault="008675A7" w:rsidP="00543856">
      <w:r>
        <w:separator/>
      </w:r>
    </w:p>
  </w:endnote>
  <w:endnote w:type="continuationSeparator" w:id="0">
    <w:p w14:paraId="426617CF" w14:textId="77777777" w:rsidR="008675A7" w:rsidRDefault="008675A7" w:rsidP="00543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56458" w14:textId="77777777" w:rsidR="008675A7" w:rsidRDefault="008675A7" w:rsidP="00543856">
      <w:r>
        <w:separator/>
      </w:r>
    </w:p>
  </w:footnote>
  <w:footnote w:type="continuationSeparator" w:id="0">
    <w:p w14:paraId="012DD4C1" w14:textId="77777777" w:rsidR="008675A7" w:rsidRDefault="008675A7" w:rsidP="00543856">
      <w:r>
        <w:continuationSeparator/>
      </w:r>
    </w:p>
  </w:footnote>
  <w:footnote w:id="1">
    <w:p w14:paraId="53E2404F" w14:textId="0F29ED80" w:rsidR="00622ECF" w:rsidRDefault="00622ECF">
      <w:pPr>
        <w:pStyle w:val="aa"/>
        <w:rPr>
          <w:sz w:val="18"/>
          <w:szCs w:val="20"/>
        </w:rPr>
      </w:pPr>
      <w:r w:rsidRPr="00622ECF">
        <w:rPr>
          <w:rStyle w:val="ac"/>
          <w:sz w:val="18"/>
          <w:szCs w:val="20"/>
        </w:rPr>
        <w:footnoteRef/>
      </w:r>
      <w:r w:rsidRPr="00622ECF">
        <w:rPr>
          <w:sz w:val="18"/>
          <w:szCs w:val="20"/>
        </w:rPr>
        <w:t xml:space="preserve"> </w:t>
      </w:r>
      <w:r w:rsidRPr="00622ECF">
        <w:rPr>
          <w:rFonts w:hint="eastAsia"/>
          <w:sz w:val="18"/>
          <w:szCs w:val="20"/>
        </w:rPr>
        <w:t>一般にライフサイクルファンドとは加入者の年齢などに応じてファンドのリスク量を調整するものを指している</w:t>
      </w:r>
      <w:r w:rsidR="00A95989">
        <w:rPr>
          <w:rFonts w:hint="eastAsia"/>
          <w:sz w:val="18"/>
          <w:szCs w:val="20"/>
        </w:rPr>
        <w:t>．</w:t>
      </w:r>
      <w:r w:rsidRPr="00622ECF">
        <w:rPr>
          <w:rFonts w:hint="eastAsia"/>
          <w:sz w:val="18"/>
          <w:szCs w:val="20"/>
        </w:rPr>
        <w:t>そのリスク量の調整方法によって、さらにターゲットリスクファンドとターゲットイヤーファンドの二種類があると言われている</w:t>
      </w:r>
      <w:r w:rsidR="00A95989">
        <w:rPr>
          <w:rFonts w:hint="eastAsia"/>
          <w:sz w:val="18"/>
          <w:szCs w:val="20"/>
        </w:rPr>
        <w:t>．</w:t>
      </w:r>
    </w:p>
    <w:p w14:paraId="31005A2C" w14:textId="5BB74AA4" w:rsidR="00622ECF" w:rsidRDefault="008675A7">
      <w:pPr>
        <w:pStyle w:val="aa"/>
      </w:pPr>
      <w:hyperlink r:id="rId1" w:history="1">
        <w:r w:rsidR="00622ECF" w:rsidRPr="00622ECF">
          <w:rPr>
            <w:rStyle w:val="ad"/>
            <w:sz w:val="18"/>
            <w:szCs w:val="20"/>
          </w:rPr>
          <w:t>https://www.nli-research.co.jp/report/detail/id=53684?site=nli</w:t>
        </w:r>
      </w:hyperlink>
    </w:p>
  </w:footnote>
  <w:footnote w:id="2">
    <w:p w14:paraId="48CC1A3D" w14:textId="4FBCDD5B" w:rsidR="00F572C9" w:rsidRDefault="00F572C9">
      <w:pPr>
        <w:pStyle w:val="aa"/>
      </w:pPr>
      <w:r>
        <w:rPr>
          <w:rStyle w:val="ac"/>
        </w:rPr>
        <w:footnoteRef/>
      </w:r>
      <w:r>
        <w:t xml:space="preserve"> </w:t>
      </w:r>
      <w:r>
        <w:rPr>
          <w:rFonts w:hint="eastAsia"/>
        </w:rPr>
        <w:t>例えば米国では2</w:t>
      </w:r>
      <w:r>
        <w:t>006</w:t>
      </w:r>
      <w:r>
        <w:rPr>
          <w:rFonts w:hint="eastAsia"/>
        </w:rPr>
        <w:t>年に年金保護法が施行され，年金積立不足の企業が年金給付保証公社に高い保険料を支払うことが要求されている．</w:t>
      </w:r>
    </w:p>
  </w:footnote>
  <w:footnote w:id="3">
    <w:p w14:paraId="3DAF5206" w14:textId="3EF71A9E" w:rsidR="008B1955" w:rsidRPr="008B1955" w:rsidRDefault="008B1955">
      <w:pPr>
        <w:pStyle w:val="aa"/>
      </w:pPr>
      <w:r>
        <w:rPr>
          <w:rStyle w:val="ac"/>
        </w:rPr>
        <w:footnoteRef/>
      </w:r>
      <w:r>
        <w:t xml:space="preserve"> </w:t>
      </w:r>
      <w:r>
        <w:rPr>
          <w:rFonts w:hint="eastAsia"/>
        </w:rPr>
        <w:t>米国信託</w:t>
      </w:r>
      <w:r w:rsidR="008D3EF6">
        <w:rPr>
          <w:rFonts w:hint="eastAsia"/>
        </w:rPr>
        <w:t>協会（Investment</w:t>
      </w:r>
      <w:r w:rsidR="008D3EF6">
        <w:t xml:space="preserve"> Company Institute</w:t>
      </w:r>
      <w:r w:rsidR="008D3EF6">
        <w:rPr>
          <w:rFonts w:hint="eastAsia"/>
        </w:rPr>
        <w:t>）</w:t>
      </w:r>
    </w:p>
  </w:footnote>
  <w:footnote w:id="4">
    <w:p w14:paraId="12C0C12D" w14:textId="2CA40747" w:rsidR="00E95A82" w:rsidRPr="00E95A82" w:rsidRDefault="00E95A82">
      <w:pPr>
        <w:pStyle w:val="aa"/>
      </w:pPr>
      <w:r>
        <w:rPr>
          <w:rStyle w:val="ac"/>
        </w:rPr>
        <w:footnoteRef/>
      </w:r>
      <w:r>
        <w:t xml:space="preserve"> </w:t>
      </w:r>
      <w:r>
        <w:rPr>
          <w:rFonts w:hint="eastAsia"/>
        </w:rPr>
        <w:t>貯蓄や退職に関する研究を行う米国の非営利組織</w:t>
      </w:r>
    </w:p>
  </w:footnote>
  <w:footnote w:id="5">
    <w:p w14:paraId="5F3C022D" w14:textId="52D6C8B6" w:rsidR="00E95A82" w:rsidRDefault="00E95A82">
      <w:pPr>
        <w:pStyle w:val="aa"/>
      </w:pPr>
      <w:r>
        <w:rPr>
          <w:rStyle w:val="ac"/>
        </w:rPr>
        <w:footnoteRef/>
      </w:r>
      <w:r>
        <w:t xml:space="preserve"> </w:t>
      </w:r>
      <w:r w:rsidR="00000B4D">
        <w:rPr>
          <w:rFonts w:hint="eastAsia"/>
        </w:rPr>
        <w:t>米国の確定拠出年金制度のうち，内国歳入法401</w:t>
      </w:r>
      <w:r w:rsidR="00000B4D">
        <w:rPr>
          <w:rFonts w:hint="eastAsia"/>
        </w:rPr>
        <w:t>条（Ｋ）項を根拠とする税制適格年金制度．</w:t>
      </w:r>
      <w:r w:rsidR="00000B4D" w:rsidRPr="00000B4D">
        <w:rPr>
          <w:rFonts w:hint="eastAsia"/>
        </w:rPr>
        <w:t>従業員の給与からの拠出金が主となるが</w:t>
      </w:r>
      <w:r w:rsidR="00000B4D">
        <w:rPr>
          <w:rFonts w:hint="eastAsia"/>
        </w:rPr>
        <w:t>，</w:t>
      </w:r>
      <w:r w:rsidR="00000B4D" w:rsidRPr="00000B4D">
        <w:rPr>
          <w:rFonts w:hint="eastAsia"/>
        </w:rPr>
        <w:t>企業もそれに上乗せ拠出を行うことができる</w:t>
      </w:r>
      <w:r w:rsidR="00000B4D">
        <w:rPr>
          <w:rFonts w:hint="eastAsia"/>
        </w:rPr>
        <w:t>．</w:t>
      </w:r>
      <w:r w:rsidR="00000B4D" w:rsidRPr="00000B4D">
        <w:rPr>
          <w:rFonts w:hint="eastAsia"/>
        </w:rPr>
        <w:t>各従業員の加入は任意で従業員が自ら運用指図を行い</w:t>
      </w:r>
      <w:r w:rsidR="00000B4D">
        <w:rPr>
          <w:rFonts w:hint="eastAsia"/>
        </w:rPr>
        <w:t>，</w:t>
      </w:r>
      <w:r w:rsidR="00000B4D" w:rsidRPr="00000B4D">
        <w:rPr>
          <w:rFonts w:hint="eastAsia"/>
        </w:rPr>
        <w:t>その結果については自分自身が責任を負う</w:t>
      </w:r>
      <w:r w:rsidR="00000B4D">
        <w:rPr>
          <w:rFonts w:hint="eastAsia"/>
        </w:rPr>
        <w:t>．</w:t>
      </w:r>
      <w:r w:rsidR="00000B4D" w:rsidRPr="00000B4D">
        <w:rPr>
          <w:rFonts w:hint="eastAsia"/>
        </w:rPr>
        <w:t>従業員の拠出は課税所得から控除</w:t>
      </w:r>
      <w:r w:rsidR="00000B4D">
        <w:rPr>
          <w:rFonts w:hint="eastAsia"/>
        </w:rPr>
        <w:t>，</w:t>
      </w:r>
      <w:r w:rsidR="00000B4D" w:rsidRPr="00000B4D">
        <w:rPr>
          <w:rFonts w:hint="eastAsia"/>
        </w:rPr>
        <w:t>企業の上乗せ拠出は損金算入</w:t>
      </w:r>
      <w:r w:rsidR="00000B4D">
        <w:rPr>
          <w:rFonts w:hint="eastAsia"/>
        </w:rPr>
        <w:t>，</w:t>
      </w:r>
      <w:r w:rsidR="00000B4D" w:rsidRPr="00000B4D">
        <w:rPr>
          <w:rFonts w:hint="eastAsia"/>
        </w:rPr>
        <w:t>資産運用の収益については給付金受取りまで課税繰り延べなど</w:t>
      </w:r>
      <w:r w:rsidR="00000B4D">
        <w:rPr>
          <w:rFonts w:hint="eastAsia"/>
        </w:rPr>
        <w:t>，</w:t>
      </w:r>
      <w:r w:rsidR="00000B4D" w:rsidRPr="00000B4D">
        <w:rPr>
          <w:rFonts w:hint="eastAsia"/>
        </w:rPr>
        <w:t>税制面で優遇措置がある</w:t>
      </w:r>
      <w:r w:rsidR="00000B4D">
        <w:rPr>
          <w:rFonts w:hint="eastAsia"/>
        </w:rPr>
        <w:t>．</w:t>
      </w:r>
    </w:p>
    <w:p w14:paraId="14DEE242" w14:textId="6C43CA52" w:rsidR="00000B4D" w:rsidRPr="00E95A82" w:rsidRDefault="008675A7">
      <w:pPr>
        <w:pStyle w:val="aa"/>
      </w:pPr>
      <w:hyperlink r:id="rId2" w:history="1">
        <w:r w:rsidR="00000B4D" w:rsidRPr="00000B4D">
          <w:rPr>
            <w:rStyle w:val="ad"/>
          </w:rPr>
          <w:t>https://www.pfa.or.jp/yogoshu/yo/yo02.html</w:t>
        </w:r>
      </w:hyperlink>
    </w:p>
  </w:footnote>
  <w:footnote w:id="6">
    <w:p w14:paraId="357752BF" w14:textId="1E18968D" w:rsidR="00A2014E" w:rsidRDefault="00A2014E">
      <w:pPr>
        <w:pStyle w:val="aa"/>
      </w:pPr>
      <w:r>
        <w:rPr>
          <w:rStyle w:val="ac"/>
        </w:rPr>
        <w:footnoteRef/>
      </w:r>
      <w:r>
        <w:t xml:space="preserve"> </w:t>
      </w:r>
      <w:r>
        <w:rPr>
          <w:rFonts w:hint="eastAsia"/>
        </w:rPr>
        <w:t>このような効果を入れるために，French PERCO</w:t>
      </w:r>
      <w:r>
        <w:t xml:space="preserve"> retirement syst</w:t>
      </w:r>
      <w:r>
        <w:rPr>
          <w:rFonts w:hint="eastAsia"/>
        </w:rPr>
        <w:t>e</w:t>
      </w:r>
      <w:r>
        <w:t>m</w:t>
      </w:r>
      <w:r>
        <w:rPr>
          <w:rFonts w:hint="eastAsia"/>
        </w:rPr>
        <w:t>を用いることも考えられる．この場合，掛け金は雇用主からの拠出額</w:t>
      </w:r>
      <m:oMath>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w:r>
        <w:rPr>
          <w:rFonts w:hint="eastAsia"/>
        </w:rPr>
        <w:t>を用いて以下のように表される．</w:t>
      </w:r>
    </w:p>
    <w:p w14:paraId="305469DB" w14:textId="2691BD18" w:rsidR="00A2014E" w:rsidRPr="00A2014E" w:rsidRDefault="008675A7">
      <w:pPr>
        <w:pStyle w:val="aa"/>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t</m:t>
                  </m:r>
                </m:sub>
              </m:sSub>
            </m:e>
          </m:acc>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m:oMathPara>
    </w:p>
  </w:footnote>
  <w:footnote w:id="7">
    <w:p w14:paraId="15091FC2" w14:textId="09F45357" w:rsidR="005F55D8" w:rsidRDefault="005F55D8">
      <w:pPr>
        <w:pStyle w:val="aa"/>
      </w:pPr>
      <w:r>
        <w:rPr>
          <w:rStyle w:val="ac"/>
        </w:rPr>
        <w:footnoteRef/>
      </w:r>
      <w:r>
        <w:t xml:space="preserve"> </w:t>
      </w:r>
      <w:r>
        <w:rPr>
          <w:rFonts w:hint="eastAsia"/>
        </w:rPr>
        <w:t>両者の差はイェンセンの不等式において曲率を無視する事に起因する．</w:t>
      </w:r>
    </w:p>
  </w:footnote>
  <w:footnote w:id="8">
    <w:p w14:paraId="31EC35E1" w14:textId="49592652" w:rsidR="001E1576" w:rsidRPr="001E1576" w:rsidRDefault="001E1576">
      <w:pPr>
        <w:pStyle w:val="aa"/>
      </w:pPr>
      <w:r>
        <w:rPr>
          <w:rStyle w:val="ac"/>
        </w:rPr>
        <w:footnoteRef/>
      </w:r>
      <w:r>
        <w:t xml:space="preserve"> </w:t>
      </w:r>
      <w:r>
        <w:rPr>
          <w:rFonts w:hint="eastAsia"/>
        </w:rPr>
        <w:t>現在の富や将来の掛け金合計が高いように思われるが，グライドパスは両者を同じ値で割ったものを想定しても変わらないので，例えば，現在の富を1</w:t>
      </w:r>
      <w:r>
        <w:t>000USD</w:t>
      </w:r>
      <w:r>
        <w:rPr>
          <w:rFonts w:hint="eastAsia"/>
        </w:rPr>
        <w:t>，将来の掛け金合計を8</w:t>
      </w:r>
      <w:r>
        <w:t>0000USD</w:t>
      </w:r>
      <w:r>
        <w:rPr>
          <w:rFonts w:hint="eastAsia"/>
        </w:rPr>
        <w:t>としても同じグライドパスになる．</w:t>
      </w:r>
    </w:p>
  </w:footnote>
  <w:footnote w:id="9">
    <w:p w14:paraId="20196B7F" w14:textId="0456270F" w:rsidR="00567EA1" w:rsidRDefault="00567EA1">
      <w:pPr>
        <w:pStyle w:val="aa"/>
      </w:pPr>
      <w:r>
        <w:rPr>
          <w:rStyle w:val="ac"/>
        </w:rPr>
        <w:footnoteRef/>
      </w:r>
      <w:r>
        <w:t xml:space="preserve"> </w:t>
      </w:r>
      <w:r>
        <w:rPr>
          <w:rFonts w:hint="eastAsia"/>
        </w:rPr>
        <w:t>この2</w:t>
      </w:r>
      <w:r>
        <w:rPr>
          <w:rFonts w:hint="eastAsia"/>
        </w:rPr>
        <w:t>つの条件は一般に投資家がリスク回避的である場合に成立する．</w:t>
      </w:r>
    </w:p>
  </w:footnote>
  <w:footnote w:id="10">
    <w:p w14:paraId="65530120" w14:textId="7F435881" w:rsidR="00B30FFF" w:rsidRDefault="00B30FFF">
      <w:pPr>
        <w:pStyle w:val="aa"/>
      </w:pPr>
      <w:r>
        <w:rPr>
          <w:rStyle w:val="ac"/>
        </w:rPr>
        <w:footnoteRef/>
      </w:r>
      <w:r>
        <w:t xml:space="preserve"> </w:t>
      </w:r>
      <w:r>
        <w:rPr>
          <w:rFonts w:hint="eastAsia"/>
        </w:rPr>
        <w:t>このような結果はマートンモデルに確率的ボラティリティを導入した時と同様の結果である．</w:t>
      </w:r>
    </w:p>
  </w:footnote>
  <w:footnote w:id="11">
    <w:p w14:paraId="71447CD8" w14:textId="6921CC13" w:rsidR="0094586C" w:rsidRDefault="0094586C">
      <w:pPr>
        <w:pStyle w:val="aa"/>
      </w:pPr>
      <w:r>
        <w:rPr>
          <w:rStyle w:val="ac"/>
        </w:rPr>
        <w:footnoteRef/>
      </w:r>
      <w:r>
        <w:t xml:space="preserve"> </w:t>
      </w:r>
      <w:r w:rsidRPr="0094586C">
        <w:rPr>
          <w:rFonts w:hint="eastAsia"/>
        </w:rPr>
        <w:t>中長期的観点から基本的な資産配分の方針を立てる投資戦略</w:t>
      </w:r>
    </w:p>
    <w:p w14:paraId="509ED988" w14:textId="46D9CF3D" w:rsidR="0094586C" w:rsidRDefault="008675A7">
      <w:pPr>
        <w:pStyle w:val="aa"/>
      </w:pPr>
      <w:hyperlink r:id="rId3" w:history="1">
        <w:r w:rsidR="0094586C" w:rsidRPr="0094586C">
          <w:rPr>
            <w:rStyle w:val="ad"/>
          </w:rPr>
          <w:t>https://www.resonabank.co.jp/nenkin/401k/yougo/unyou/yougo_401k_unyou_0104.html</w:t>
        </w:r>
      </w:hyperlink>
    </w:p>
  </w:footnote>
  <w:footnote w:id="12">
    <w:p w14:paraId="01A12381" w14:textId="7E42C7C2" w:rsidR="0094586C" w:rsidRDefault="0094586C">
      <w:pPr>
        <w:pStyle w:val="aa"/>
      </w:pPr>
      <w:r>
        <w:rPr>
          <w:rStyle w:val="ac"/>
        </w:rPr>
        <w:footnoteRef/>
      </w:r>
      <w:r>
        <w:t xml:space="preserve"> </w:t>
      </w:r>
      <w:r w:rsidRPr="0094586C">
        <w:rPr>
          <w:rFonts w:hint="eastAsia"/>
        </w:rPr>
        <w:t>経済環境や市場について、計量的分析等を行なって各資産間の価格不均衡を発見し、それに対処することで市場平均を上回る投資収益を得ようとする投資手法</w:t>
      </w:r>
    </w:p>
    <w:p w14:paraId="62F649BF" w14:textId="03903E7B" w:rsidR="0094586C" w:rsidRDefault="008675A7">
      <w:pPr>
        <w:pStyle w:val="aa"/>
      </w:pPr>
      <w:hyperlink r:id="rId4" w:history="1">
        <w:r w:rsidR="0094586C" w:rsidRPr="0094586C">
          <w:rPr>
            <w:rStyle w:val="ad"/>
          </w:rPr>
          <w:t>https://www.resonabank.co.jp/nenkin/401k/yougo/unyou/yougo_401k_unyou_0103.html</w:t>
        </w:r>
      </w:hyperlink>
    </w:p>
  </w:footnote>
  <w:footnote w:id="13">
    <w:p w14:paraId="56B75354" w14:textId="7A98A896" w:rsidR="004B715B" w:rsidRDefault="004B715B">
      <w:pPr>
        <w:pStyle w:val="aa"/>
      </w:pPr>
      <w:r>
        <w:rPr>
          <w:rStyle w:val="ac"/>
        </w:rPr>
        <w:footnoteRef/>
      </w:r>
      <w:r>
        <w:t xml:space="preserve"> </w:t>
      </w:r>
      <w:r>
        <w:rPr>
          <w:rFonts w:hint="eastAsia"/>
        </w:rPr>
        <w:t>フォワード測度の場合，</w:t>
      </w:r>
      <w:r w:rsidR="00322E64">
        <w:rPr>
          <w:rFonts w:hint="eastAsia"/>
        </w:rPr>
        <w:t>金利による</w:t>
      </w:r>
      <m:oMath>
        <m:sSub>
          <m:sSubPr>
            <m:ctrlPr>
              <w:rPr>
                <w:rFonts w:ascii="Cambria Math" w:hAnsi="Cambria Math"/>
                <w:i/>
              </w:rPr>
            </m:ctrlPr>
          </m:sSubPr>
          <m:e>
            <m:r>
              <w:rPr>
                <w:rFonts w:ascii="Cambria Math" w:hAnsi="Cambria Math"/>
              </w:rPr>
              <m:t>X</m:t>
            </m:r>
          </m:e>
          <m:sub>
            <m:r>
              <w:rPr>
                <w:rFonts w:ascii="Cambria Math" w:hAnsi="Cambria Math"/>
              </w:rPr>
              <m:t>t,T</m:t>
            </m:r>
          </m:sub>
        </m:sSub>
      </m:oMath>
      <w:r w:rsidR="00322E64">
        <w:rPr>
          <w:rFonts w:hint="eastAsia"/>
        </w:rPr>
        <w:t>の変動は満期での価値</w:t>
      </w:r>
      <m:oMath>
        <m:sSub>
          <m:sSubPr>
            <m:ctrlPr>
              <w:rPr>
                <w:rFonts w:ascii="Cambria Math" w:hAnsi="Cambria Math"/>
                <w:i/>
              </w:rPr>
            </m:ctrlPr>
          </m:sSubPr>
          <m:e>
            <m:r>
              <w:rPr>
                <w:rFonts w:ascii="Cambria Math" w:hAnsi="Cambria Math"/>
              </w:rPr>
              <m:t>X</m:t>
            </m:r>
          </m:e>
          <m:sub>
            <m:r>
              <w:rPr>
                <w:rFonts w:ascii="Cambria Math" w:hAnsi="Cambria Math"/>
              </w:rPr>
              <m:t>T,T</m:t>
            </m:r>
          </m:sub>
        </m:sSub>
      </m:oMath>
      <w:r w:rsidR="00322E64">
        <w:rPr>
          <w:rFonts w:hint="eastAsia"/>
        </w:rPr>
        <w:t>を変えないため，フォワード測度で考える．</w:t>
      </w:r>
    </w:p>
  </w:footnote>
  <w:footnote w:id="14">
    <w:p w14:paraId="0E3BBC14" w14:textId="51BBD102" w:rsidR="006A0A53" w:rsidRDefault="006A0A53">
      <w:pPr>
        <w:pStyle w:val="aa"/>
      </w:pPr>
      <w:r>
        <w:rPr>
          <w:rStyle w:val="ac"/>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951"/>
    <w:multiLevelType w:val="hybridMultilevel"/>
    <w:tmpl w:val="255C8A30"/>
    <w:lvl w:ilvl="0" w:tplc="FFFFFFFF">
      <w:start w:val="1"/>
      <w:numFmt w:val="decimalEnclosedCircle"/>
      <w:lvlText w:val="%1"/>
      <w:lvlJc w:val="left"/>
      <w:pPr>
        <w:ind w:left="840" w:hanging="420"/>
      </w:pPr>
    </w:lvl>
    <w:lvl w:ilvl="1" w:tplc="F5882B54">
      <w:start w:val="3"/>
      <w:numFmt w:val="bullet"/>
      <w:lvlText w:val="・"/>
      <w:lvlJc w:val="left"/>
      <w:pPr>
        <w:ind w:left="1200" w:hanging="360"/>
      </w:pPr>
      <w:rPr>
        <w:rFonts w:ascii="游明朝" w:eastAsia="游明朝" w:hAnsi="游明朝" w:cstheme="minorBidi" w:hint="eastAsia"/>
      </w:r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1" w15:restartNumberingAfterBreak="0">
    <w:nsid w:val="1AB25BFE"/>
    <w:multiLevelType w:val="hybridMultilevel"/>
    <w:tmpl w:val="DBDE513E"/>
    <w:lvl w:ilvl="0" w:tplc="64BCEE4A">
      <w:start w:val="1"/>
      <w:numFmt w:val="upperLetter"/>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FD37D33"/>
    <w:multiLevelType w:val="multilevel"/>
    <w:tmpl w:val="D530403C"/>
    <w:lvl w:ilvl="0">
      <w:start w:val="1"/>
      <w:numFmt w:val="upperLetter"/>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 w15:restartNumberingAfterBreak="0">
    <w:nsid w:val="3F6B3A2A"/>
    <w:multiLevelType w:val="hybridMultilevel"/>
    <w:tmpl w:val="380ED8FE"/>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418A1B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3FB4741"/>
    <w:multiLevelType w:val="hybridMultilevel"/>
    <w:tmpl w:val="BAA496B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45AF11E6"/>
    <w:multiLevelType w:val="multilevel"/>
    <w:tmpl w:val="92B83424"/>
    <w:lvl w:ilvl="0">
      <w:start w:val="1"/>
      <w:numFmt w:val="decimal"/>
      <w:lvlText w:val="%1."/>
      <w:lvlJc w:val="left"/>
      <w:pPr>
        <w:ind w:left="425" w:hanging="425"/>
      </w:pPr>
      <w:rPr>
        <w:sz w:val="28"/>
        <w:szCs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1FC079F"/>
    <w:multiLevelType w:val="hybridMultilevel"/>
    <w:tmpl w:val="FD8229E6"/>
    <w:lvl w:ilvl="0" w:tplc="64BCEE4A">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9140CC0"/>
    <w:multiLevelType w:val="hybridMultilevel"/>
    <w:tmpl w:val="9AC4C03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5AD27C8D"/>
    <w:multiLevelType w:val="hybridMultilevel"/>
    <w:tmpl w:val="AF86521E"/>
    <w:lvl w:ilvl="0" w:tplc="04090001">
      <w:start w:val="1"/>
      <w:numFmt w:val="bullet"/>
      <w:lvlText w:val=""/>
      <w:lvlJc w:val="left"/>
      <w:pPr>
        <w:ind w:left="420" w:hanging="420"/>
      </w:pPr>
      <w:rPr>
        <w:rFonts w:ascii="Wingdings" w:hAnsi="Wingdings" w:hint="default"/>
      </w:rPr>
    </w:lvl>
    <w:lvl w:ilvl="1" w:tplc="04090011">
      <w:start w:val="1"/>
      <w:numFmt w:val="decimalEnclosedCircle"/>
      <w:lvlText w:val="%2"/>
      <w:lvlJc w:val="left"/>
      <w:pPr>
        <w:ind w:left="780" w:hanging="360"/>
      </w:pPr>
      <w:rPr>
        <w:rFonts w:hint="eastAsia"/>
        <w:i w:val="0"/>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FAF166A"/>
    <w:multiLevelType w:val="hybridMultilevel"/>
    <w:tmpl w:val="0D12E8B6"/>
    <w:lvl w:ilvl="0" w:tplc="B372D4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1F833F9"/>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45F5087"/>
    <w:multiLevelType w:val="hybridMultilevel"/>
    <w:tmpl w:val="806AD4FC"/>
    <w:lvl w:ilvl="0" w:tplc="9198060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B7B2E77"/>
    <w:multiLevelType w:val="hybridMultilevel"/>
    <w:tmpl w:val="815E972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73E02A62"/>
    <w:multiLevelType w:val="hybridMultilevel"/>
    <w:tmpl w:val="490CE832"/>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7F4F41D6"/>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6"/>
  </w:num>
  <w:num w:numId="2">
    <w:abstractNumId w:val="8"/>
  </w:num>
  <w:num w:numId="3">
    <w:abstractNumId w:val="9"/>
  </w:num>
  <w:num w:numId="4">
    <w:abstractNumId w:val="13"/>
  </w:num>
  <w:num w:numId="5">
    <w:abstractNumId w:val="5"/>
  </w:num>
  <w:num w:numId="6">
    <w:abstractNumId w:val="4"/>
  </w:num>
  <w:num w:numId="7">
    <w:abstractNumId w:val="14"/>
  </w:num>
  <w:num w:numId="8">
    <w:abstractNumId w:val="12"/>
  </w:num>
  <w:num w:numId="9">
    <w:abstractNumId w:val="10"/>
  </w:num>
  <w:num w:numId="10">
    <w:abstractNumId w:val="3"/>
  </w:num>
  <w:num w:numId="11">
    <w:abstractNumId w:val="1"/>
  </w:num>
  <w:num w:numId="12">
    <w:abstractNumId w:val="7"/>
  </w:num>
  <w:num w:numId="13">
    <w:abstractNumId w:val="11"/>
  </w:num>
  <w:num w:numId="14">
    <w:abstractNumId w:val="15"/>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proofState w:spelling="clean" w:grammar="dirty"/>
  <w:trackRevisions/>
  <w:doNotTrackFormatting/>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2E"/>
    <w:rsid w:val="00000B4D"/>
    <w:rsid w:val="00015B3D"/>
    <w:rsid w:val="00027594"/>
    <w:rsid w:val="000341A8"/>
    <w:rsid w:val="00045603"/>
    <w:rsid w:val="00074ADE"/>
    <w:rsid w:val="00080E5B"/>
    <w:rsid w:val="000A60E8"/>
    <w:rsid w:val="000A7F00"/>
    <w:rsid w:val="000C3DCE"/>
    <w:rsid w:val="000C419A"/>
    <w:rsid w:val="000D0449"/>
    <w:rsid w:val="000D4CF1"/>
    <w:rsid w:val="000D4FC8"/>
    <w:rsid w:val="000E3B99"/>
    <w:rsid w:val="000F2D1C"/>
    <w:rsid w:val="00104A6A"/>
    <w:rsid w:val="00114393"/>
    <w:rsid w:val="001154B0"/>
    <w:rsid w:val="00117271"/>
    <w:rsid w:val="0012764A"/>
    <w:rsid w:val="001320D3"/>
    <w:rsid w:val="00133E0F"/>
    <w:rsid w:val="00136498"/>
    <w:rsid w:val="00146F93"/>
    <w:rsid w:val="00147046"/>
    <w:rsid w:val="00157613"/>
    <w:rsid w:val="00162162"/>
    <w:rsid w:val="00170AA5"/>
    <w:rsid w:val="00174CDC"/>
    <w:rsid w:val="00174D3A"/>
    <w:rsid w:val="0017796F"/>
    <w:rsid w:val="00191921"/>
    <w:rsid w:val="001941DE"/>
    <w:rsid w:val="001A1990"/>
    <w:rsid w:val="001B20EF"/>
    <w:rsid w:val="001C5831"/>
    <w:rsid w:val="001D1D3A"/>
    <w:rsid w:val="001D2ADC"/>
    <w:rsid w:val="001D70D7"/>
    <w:rsid w:val="001E1393"/>
    <w:rsid w:val="001E1576"/>
    <w:rsid w:val="001E6F87"/>
    <w:rsid w:val="00201945"/>
    <w:rsid w:val="00203EF9"/>
    <w:rsid w:val="002113CB"/>
    <w:rsid w:val="002148EA"/>
    <w:rsid w:val="00222002"/>
    <w:rsid w:val="00222DB6"/>
    <w:rsid w:val="002440C3"/>
    <w:rsid w:val="00251E39"/>
    <w:rsid w:val="0025459A"/>
    <w:rsid w:val="00255A3B"/>
    <w:rsid w:val="0026408B"/>
    <w:rsid w:val="002647E5"/>
    <w:rsid w:val="00265633"/>
    <w:rsid w:val="0027473D"/>
    <w:rsid w:val="00276035"/>
    <w:rsid w:val="00281CD7"/>
    <w:rsid w:val="002859DF"/>
    <w:rsid w:val="00291017"/>
    <w:rsid w:val="002921F7"/>
    <w:rsid w:val="00294FC0"/>
    <w:rsid w:val="002C29CC"/>
    <w:rsid w:val="002C29D5"/>
    <w:rsid w:val="002D5077"/>
    <w:rsid w:val="002E0A29"/>
    <w:rsid w:val="002E3484"/>
    <w:rsid w:val="002F1050"/>
    <w:rsid w:val="002F40BF"/>
    <w:rsid w:val="00304A95"/>
    <w:rsid w:val="003161EB"/>
    <w:rsid w:val="00317A41"/>
    <w:rsid w:val="0032191A"/>
    <w:rsid w:val="00322E64"/>
    <w:rsid w:val="00345F96"/>
    <w:rsid w:val="00351489"/>
    <w:rsid w:val="003526E0"/>
    <w:rsid w:val="0036114A"/>
    <w:rsid w:val="00366D28"/>
    <w:rsid w:val="003A10BF"/>
    <w:rsid w:val="003A3F80"/>
    <w:rsid w:val="003A53DB"/>
    <w:rsid w:val="003B7DD3"/>
    <w:rsid w:val="003C4574"/>
    <w:rsid w:val="003C6313"/>
    <w:rsid w:val="003D0541"/>
    <w:rsid w:val="00410BEE"/>
    <w:rsid w:val="00412DE4"/>
    <w:rsid w:val="00417D3C"/>
    <w:rsid w:val="00426A9B"/>
    <w:rsid w:val="004316EC"/>
    <w:rsid w:val="00446258"/>
    <w:rsid w:val="00454B2E"/>
    <w:rsid w:val="00456638"/>
    <w:rsid w:val="00467F71"/>
    <w:rsid w:val="00470877"/>
    <w:rsid w:val="00474B14"/>
    <w:rsid w:val="00475641"/>
    <w:rsid w:val="0048697E"/>
    <w:rsid w:val="00492D8C"/>
    <w:rsid w:val="00496228"/>
    <w:rsid w:val="004A50F6"/>
    <w:rsid w:val="004A7144"/>
    <w:rsid w:val="004A7F52"/>
    <w:rsid w:val="004B02F4"/>
    <w:rsid w:val="004B715B"/>
    <w:rsid w:val="004C4732"/>
    <w:rsid w:val="004D0941"/>
    <w:rsid w:val="004D352F"/>
    <w:rsid w:val="004D3DFF"/>
    <w:rsid w:val="004E008E"/>
    <w:rsid w:val="004E12AB"/>
    <w:rsid w:val="004E3719"/>
    <w:rsid w:val="004E44F1"/>
    <w:rsid w:val="004F00A1"/>
    <w:rsid w:val="005005B0"/>
    <w:rsid w:val="00512FD6"/>
    <w:rsid w:val="00513FD3"/>
    <w:rsid w:val="00514FD4"/>
    <w:rsid w:val="005202F6"/>
    <w:rsid w:val="005211A5"/>
    <w:rsid w:val="00543856"/>
    <w:rsid w:val="00544536"/>
    <w:rsid w:val="00546B53"/>
    <w:rsid w:val="00547A26"/>
    <w:rsid w:val="00554BAB"/>
    <w:rsid w:val="0056179C"/>
    <w:rsid w:val="0056640A"/>
    <w:rsid w:val="00567EA1"/>
    <w:rsid w:val="005748CA"/>
    <w:rsid w:val="00574DDA"/>
    <w:rsid w:val="005774F7"/>
    <w:rsid w:val="00582227"/>
    <w:rsid w:val="005834EF"/>
    <w:rsid w:val="005877BC"/>
    <w:rsid w:val="00591958"/>
    <w:rsid w:val="005931B6"/>
    <w:rsid w:val="005A1A7C"/>
    <w:rsid w:val="005A475F"/>
    <w:rsid w:val="005A6375"/>
    <w:rsid w:val="005B1BE0"/>
    <w:rsid w:val="005B43B7"/>
    <w:rsid w:val="005C2D99"/>
    <w:rsid w:val="005C574A"/>
    <w:rsid w:val="005C5F02"/>
    <w:rsid w:val="005E1BDC"/>
    <w:rsid w:val="005E7CDE"/>
    <w:rsid w:val="005F0455"/>
    <w:rsid w:val="005F4B62"/>
    <w:rsid w:val="005F53C9"/>
    <w:rsid w:val="005F55D8"/>
    <w:rsid w:val="00601921"/>
    <w:rsid w:val="00602285"/>
    <w:rsid w:val="00604187"/>
    <w:rsid w:val="0060540E"/>
    <w:rsid w:val="00612C3A"/>
    <w:rsid w:val="00616EBF"/>
    <w:rsid w:val="00617752"/>
    <w:rsid w:val="00622ECF"/>
    <w:rsid w:val="006428F9"/>
    <w:rsid w:val="006446F6"/>
    <w:rsid w:val="00652C44"/>
    <w:rsid w:val="0066302C"/>
    <w:rsid w:val="006635D5"/>
    <w:rsid w:val="006662BB"/>
    <w:rsid w:val="00680AD3"/>
    <w:rsid w:val="006A0A53"/>
    <w:rsid w:val="006A4ACE"/>
    <w:rsid w:val="006B1163"/>
    <w:rsid w:val="006C293A"/>
    <w:rsid w:val="006C744A"/>
    <w:rsid w:val="006D17B6"/>
    <w:rsid w:val="006D51D2"/>
    <w:rsid w:val="006F2D46"/>
    <w:rsid w:val="006F3F44"/>
    <w:rsid w:val="006F5CCF"/>
    <w:rsid w:val="00700F7A"/>
    <w:rsid w:val="00707B49"/>
    <w:rsid w:val="00713C99"/>
    <w:rsid w:val="007142A2"/>
    <w:rsid w:val="00717D9F"/>
    <w:rsid w:val="00720F69"/>
    <w:rsid w:val="00723519"/>
    <w:rsid w:val="007252B2"/>
    <w:rsid w:val="007268E1"/>
    <w:rsid w:val="00731171"/>
    <w:rsid w:val="0073471D"/>
    <w:rsid w:val="0075084C"/>
    <w:rsid w:val="0075178A"/>
    <w:rsid w:val="007619E6"/>
    <w:rsid w:val="00763A31"/>
    <w:rsid w:val="00766622"/>
    <w:rsid w:val="007709AC"/>
    <w:rsid w:val="0079138A"/>
    <w:rsid w:val="007A5E3B"/>
    <w:rsid w:val="007B7614"/>
    <w:rsid w:val="007D4416"/>
    <w:rsid w:val="007D68C3"/>
    <w:rsid w:val="007D6E78"/>
    <w:rsid w:val="007E1193"/>
    <w:rsid w:val="007E5C56"/>
    <w:rsid w:val="007F54ED"/>
    <w:rsid w:val="007F5AB9"/>
    <w:rsid w:val="0080331E"/>
    <w:rsid w:val="00805F24"/>
    <w:rsid w:val="00816EE3"/>
    <w:rsid w:val="00827BA8"/>
    <w:rsid w:val="00833960"/>
    <w:rsid w:val="00846890"/>
    <w:rsid w:val="00847922"/>
    <w:rsid w:val="0085559B"/>
    <w:rsid w:val="00862250"/>
    <w:rsid w:val="008675A7"/>
    <w:rsid w:val="00872364"/>
    <w:rsid w:val="00872ECF"/>
    <w:rsid w:val="008822EF"/>
    <w:rsid w:val="00885CF5"/>
    <w:rsid w:val="00897EA6"/>
    <w:rsid w:val="008A0CD7"/>
    <w:rsid w:val="008A365F"/>
    <w:rsid w:val="008B1955"/>
    <w:rsid w:val="008B2073"/>
    <w:rsid w:val="008B73EA"/>
    <w:rsid w:val="008C391B"/>
    <w:rsid w:val="008C73D4"/>
    <w:rsid w:val="008D3AF3"/>
    <w:rsid w:val="008D3EF6"/>
    <w:rsid w:val="008D5800"/>
    <w:rsid w:val="008F4CA1"/>
    <w:rsid w:val="008F56B7"/>
    <w:rsid w:val="00902179"/>
    <w:rsid w:val="00907450"/>
    <w:rsid w:val="009077C5"/>
    <w:rsid w:val="0091017E"/>
    <w:rsid w:val="00916768"/>
    <w:rsid w:val="00922101"/>
    <w:rsid w:val="0093710A"/>
    <w:rsid w:val="00942088"/>
    <w:rsid w:val="009420C5"/>
    <w:rsid w:val="0094586C"/>
    <w:rsid w:val="009460DB"/>
    <w:rsid w:val="00950F92"/>
    <w:rsid w:val="00955719"/>
    <w:rsid w:val="00963946"/>
    <w:rsid w:val="00970C12"/>
    <w:rsid w:val="00973792"/>
    <w:rsid w:val="00974937"/>
    <w:rsid w:val="00974F2F"/>
    <w:rsid w:val="009804A8"/>
    <w:rsid w:val="0098503E"/>
    <w:rsid w:val="0098694A"/>
    <w:rsid w:val="009901E3"/>
    <w:rsid w:val="0099618C"/>
    <w:rsid w:val="009A055B"/>
    <w:rsid w:val="009A412D"/>
    <w:rsid w:val="009A4FED"/>
    <w:rsid w:val="009A566C"/>
    <w:rsid w:val="009A5BC3"/>
    <w:rsid w:val="009C06B2"/>
    <w:rsid w:val="009C5220"/>
    <w:rsid w:val="009D1328"/>
    <w:rsid w:val="009D2317"/>
    <w:rsid w:val="009D6491"/>
    <w:rsid w:val="009E1D8C"/>
    <w:rsid w:val="009E2AC3"/>
    <w:rsid w:val="009E51BC"/>
    <w:rsid w:val="009F0B0D"/>
    <w:rsid w:val="00A16933"/>
    <w:rsid w:val="00A2014E"/>
    <w:rsid w:val="00A31238"/>
    <w:rsid w:val="00A32A5E"/>
    <w:rsid w:val="00A32E19"/>
    <w:rsid w:val="00A34C95"/>
    <w:rsid w:val="00A35DD7"/>
    <w:rsid w:val="00A4426F"/>
    <w:rsid w:val="00A44DC9"/>
    <w:rsid w:val="00A52037"/>
    <w:rsid w:val="00A52CA1"/>
    <w:rsid w:val="00A53694"/>
    <w:rsid w:val="00A552AF"/>
    <w:rsid w:val="00A56725"/>
    <w:rsid w:val="00A93007"/>
    <w:rsid w:val="00A9532A"/>
    <w:rsid w:val="00A955DE"/>
    <w:rsid w:val="00A95989"/>
    <w:rsid w:val="00AA2C92"/>
    <w:rsid w:val="00AB3B82"/>
    <w:rsid w:val="00AB7013"/>
    <w:rsid w:val="00AD4F8B"/>
    <w:rsid w:val="00AE494D"/>
    <w:rsid w:val="00AE4B90"/>
    <w:rsid w:val="00AE6F2D"/>
    <w:rsid w:val="00AF089E"/>
    <w:rsid w:val="00AF5A26"/>
    <w:rsid w:val="00B05854"/>
    <w:rsid w:val="00B11302"/>
    <w:rsid w:val="00B25FE8"/>
    <w:rsid w:val="00B30FFF"/>
    <w:rsid w:val="00B32F93"/>
    <w:rsid w:val="00B35871"/>
    <w:rsid w:val="00B4409A"/>
    <w:rsid w:val="00B4559D"/>
    <w:rsid w:val="00B61923"/>
    <w:rsid w:val="00B64953"/>
    <w:rsid w:val="00B7739B"/>
    <w:rsid w:val="00B801F6"/>
    <w:rsid w:val="00B85FE1"/>
    <w:rsid w:val="00B9273D"/>
    <w:rsid w:val="00BB14E2"/>
    <w:rsid w:val="00BB1946"/>
    <w:rsid w:val="00BC1D07"/>
    <w:rsid w:val="00BC3DDA"/>
    <w:rsid w:val="00BC71CB"/>
    <w:rsid w:val="00BD1C9E"/>
    <w:rsid w:val="00BD5A56"/>
    <w:rsid w:val="00BF5EF1"/>
    <w:rsid w:val="00BF6B81"/>
    <w:rsid w:val="00C048B8"/>
    <w:rsid w:val="00C1640C"/>
    <w:rsid w:val="00C31632"/>
    <w:rsid w:val="00C379C6"/>
    <w:rsid w:val="00C41214"/>
    <w:rsid w:val="00C4344B"/>
    <w:rsid w:val="00C50C76"/>
    <w:rsid w:val="00C51526"/>
    <w:rsid w:val="00C53A7A"/>
    <w:rsid w:val="00C5447D"/>
    <w:rsid w:val="00C76174"/>
    <w:rsid w:val="00C77333"/>
    <w:rsid w:val="00C77C46"/>
    <w:rsid w:val="00C962A1"/>
    <w:rsid w:val="00CB5411"/>
    <w:rsid w:val="00CC5E52"/>
    <w:rsid w:val="00CC6A0A"/>
    <w:rsid w:val="00CD0866"/>
    <w:rsid w:val="00CD4930"/>
    <w:rsid w:val="00CE09DF"/>
    <w:rsid w:val="00CE1971"/>
    <w:rsid w:val="00CE457A"/>
    <w:rsid w:val="00D04D66"/>
    <w:rsid w:val="00D05A03"/>
    <w:rsid w:val="00D154CD"/>
    <w:rsid w:val="00D23ED1"/>
    <w:rsid w:val="00D25635"/>
    <w:rsid w:val="00D34247"/>
    <w:rsid w:val="00D371EA"/>
    <w:rsid w:val="00D3790A"/>
    <w:rsid w:val="00D45703"/>
    <w:rsid w:val="00D477AC"/>
    <w:rsid w:val="00D53F94"/>
    <w:rsid w:val="00D54F4F"/>
    <w:rsid w:val="00D610E4"/>
    <w:rsid w:val="00D615B1"/>
    <w:rsid w:val="00D65215"/>
    <w:rsid w:val="00D66C10"/>
    <w:rsid w:val="00D74B4C"/>
    <w:rsid w:val="00D84ADE"/>
    <w:rsid w:val="00D916C7"/>
    <w:rsid w:val="00DA3E62"/>
    <w:rsid w:val="00DB17C4"/>
    <w:rsid w:val="00DB2C26"/>
    <w:rsid w:val="00DB3EE4"/>
    <w:rsid w:val="00DB623B"/>
    <w:rsid w:val="00DC1D00"/>
    <w:rsid w:val="00DC50FD"/>
    <w:rsid w:val="00DD3088"/>
    <w:rsid w:val="00DE1A6A"/>
    <w:rsid w:val="00DE3B13"/>
    <w:rsid w:val="00DF750C"/>
    <w:rsid w:val="00E07BC6"/>
    <w:rsid w:val="00E13342"/>
    <w:rsid w:val="00E16A9A"/>
    <w:rsid w:val="00E20443"/>
    <w:rsid w:val="00E23509"/>
    <w:rsid w:val="00E27F91"/>
    <w:rsid w:val="00E33150"/>
    <w:rsid w:val="00E41AB8"/>
    <w:rsid w:val="00E460F7"/>
    <w:rsid w:val="00E62973"/>
    <w:rsid w:val="00E62E70"/>
    <w:rsid w:val="00E85C4E"/>
    <w:rsid w:val="00E95A82"/>
    <w:rsid w:val="00E971BD"/>
    <w:rsid w:val="00EB1BDE"/>
    <w:rsid w:val="00EC34D3"/>
    <w:rsid w:val="00EC59D8"/>
    <w:rsid w:val="00EC6B87"/>
    <w:rsid w:val="00ED13E6"/>
    <w:rsid w:val="00ED60A3"/>
    <w:rsid w:val="00EE322E"/>
    <w:rsid w:val="00F00573"/>
    <w:rsid w:val="00F10A78"/>
    <w:rsid w:val="00F176C2"/>
    <w:rsid w:val="00F27B85"/>
    <w:rsid w:val="00F30920"/>
    <w:rsid w:val="00F317A3"/>
    <w:rsid w:val="00F410B5"/>
    <w:rsid w:val="00F43182"/>
    <w:rsid w:val="00F46F39"/>
    <w:rsid w:val="00F47882"/>
    <w:rsid w:val="00F50208"/>
    <w:rsid w:val="00F5405E"/>
    <w:rsid w:val="00F572C9"/>
    <w:rsid w:val="00F7382E"/>
    <w:rsid w:val="00F811E3"/>
    <w:rsid w:val="00F849A0"/>
    <w:rsid w:val="00F87211"/>
    <w:rsid w:val="00FA3860"/>
    <w:rsid w:val="00FA621E"/>
    <w:rsid w:val="00FB3303"/>
    <w:rsid w:val="00FC4693"/>
    <w:rsid w:val="00FE39FF"/>
    <w:rsid w:val="00FE4D8C"/>
    <w:rsid w:val="00FE7F2E"/>
    <w:rsid w:val="00FF13C4"/>
    <w:rsid w:val="00FF3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91D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3ED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856"/>
    <w:pPr>
      <w:tabs>
        <w:tab w:val="center" w:pos="4252"/>
        <w:tab w:val="right" w:pos="8504"/>
      </w:tabs>
      <w:snapToGrid w:val="0"/>
    </w:pPr>
  </w:style>
  <w:style w:type="character" w:customStyle="1" w:styleId="a4">
    <w:name w:val="ヘッダー (文字)"/>
    <w:basedOn w:val="a0"/>
    <w:link w:val="a3"/>
    <w:uiPriority w:val="99"/>
    <w:rsid w:val="00543856"/>
  </w:style>
  <w:style w:type="paragraph" w:styleId="a5">
    <w:name w:val="footer"/>
    <w:basedOn w:val="a"/>
    <w:link w:val="a6"/>
    <w:uiPriority w:val="99"/>
    <w:unhideWhenUsed/>
    <w:rsid w:val="00543856"/>
    <w:pPr>
      <w:tabs>
        <w:tab w:val="center" w:pos="4252"/>
        <w:tab w:val="right" w:pos="8504"/>
      </w:tabs>
      <w:snapToGrid w:val="0"/>
    </w:pPr>
  </w:style>
  <w:style w:type="character" w:customStyle="1" w:styleId="a6">
    <w:name w:val="フッター (文字)"/>
    <w:basedOn w:val="a0"/>
    <w:link w:val="a5"/>
    <w:uiPriority w:val="99"/>
    <w:rsid w:val="00543856"/>
  </w:style>
  <w:style w:type="table" w:styleId="a7">
    <w:name w:val="Table Grid"/>
    <w:basedOn w:val="a1"/>
    <w:uiPriority w:val="39"/>
    <w:rsid w:val="00426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D23ED1"/>
    <w:rPr>
      <w:rFonts w:asciiTheme="majorHAnsi" w:eastAsiaTheme="majorEastAsia" w:hAnsiTheme="majorHAnsi" w:cstheme="majorBidi"/>
      <w:sz w:val="24"/>
      <w:szCs w:val="24"/>
    </w:rPr>
  </w:style>
  <w:style w:type="paragraph" w:styleId="a8">
    <w:name w:val="List Paragraph"/>
    <w:basedOn w:val="a"/>
    <w:uiPriority w:val="34"/>
    <w:qFormat/>
    <w:rsid w:val="00D23ED1"/>
    <w:pPr>
      <w:ind w:leftChars="400" w:left="840"/>
    </w:pPr>
  </w:style>
  <w:style w:type="paragraph" w:styleId="a9">
    <w:name w:val="caption"/>
    <w:basedOn w:val="a"/>
    <w:next w:val="a"/>
    <w:uiPriority w:val="35"/>
    <w:unhideWhenUsed/>
    <w:qFormat/>
    <w:rsid w:val="00BC3DDA"/>
    <w:rPr>
      <w:b/>
      <w:bCs/>
      <w:szCs w:val="21"/>
    </w:rPr>
  </w:style>
  <w:style w:type="paragraph" w:styleId="aa">
    <w:name w:val="footnote text"/>
    <w:basedOn w:val="a"/>
    <w:link w:val="ab"/>
    <w:uiPriority w:val="99"/>
    <w:semiHidden/>
    <w:unhideWhenUsed/>
    <w:rsid w:val="00622ECF"/>
    <w:pPr>
      <w:snapToGrid w:val="0"/>
      <w:jc w:val="left"/>
    </w:pPr>
  </w:style>
  <w:style w:type="character" w:customStyle="1" w:styleId="ab">
    <w:name w:val="脚注文字列 (文字)"/>
    <w:basedOn w:val="a0"/>
    <w:link w:val="aa"/>
    <w:uiPriority w:val="99"/>
    <w:semiHidden/>
    <w:rsid w:val="00622ECF"/>
  </w:style>
  <w:style w:type="character" w:styleId="ac">
    <w:name w:val="footnote reference"/>
    <w:basedOn w:val="a0"/>
    <w:uiPriority w:val="99"/>
    <w:semiHidden/>
    <w:unhideWhenUsed/>
    <w:rsid w:val="00622ECF"/>
    <w:rPr>
      <w:vertAlign w:val="superscript"/>
    </w:rPr>
  </w:style>
  <w:style w:type="character" w:styleId="ad">
    <w:name w:val="Hyperlink"/>
    <w:basedOn w:val="a0"/>
    <w:uiPriority w:val="99"/>
    <w:unhideWhenUsed/>
    <w:rsid w:val="00622ECF"/>
    <w:rPr>
      <w:color w:val="0563C1" w:themeColor="hyperlink"/>
      <w:u w:val="single"/>
    </w:rPr>
  </w:style>
  <w:style w:type="character" w:styleId="ae">
    <w:name w:val="Unresolved Mention"/>
    <w:basedOn w:val="a0"/>
    <w:uiPriority w:val="99"/>
    <w:semiHidden/>
    <w:unhideWhenUsed/>
    <w:rsid w:val="00622ECF"/>
    <w:rPr>
      <w:color w:val="605E5C"/>
      <w:shd w:val="clear" w:color="auto" w:fill="E1DFDD"/>
    </w:rPr>
  </w:style>
  <w:style w:type="character" w:styleId="af">
    <w:name w:val="annotation reference"/>
    <w:basedOn w:val="a0"/>
    <w:uiPriority w:val="99"/>
    <w:semiHidden/>
    <w:unhideWhenUsed/>
    <w:rsid w:val="00317A41"/>
    <w:rPr>
      <w:sz w:val="18"/>
      <w:szCs w:val="18"/>
    </w:rPr>
  </w:style>
  <w:style w:type="paragraph" w:styleId="af0">
    <w:name w:val="annotation text"/>
    <w:basedOn w:val="a"/>
    <w:link w:val="af1"/>
    <w:uiPriority w:val="99"/>
    <w:unhideWhenUsed/>
    <w:rsid w:val="00317A41"/>
    <w:pPr>
      <w:jc w:val="left"/>
    </w:pPr>
  </w:style>
  <w:style w:type="character" w:customStyle="1" w:styleId="af1">
    <w:name w:val="コメント文字列 (文字)"/>
    <w:basedOn w:val="a0"/>
    <w:link w:val="af0"/>
    <w:uiPriority w:val="99"/>
    <w:rsid w:val="00317A41"/>
  </w:style>
  <w:style w:type="paragraph" w:styleId="af2">
    <w:name w:val="annotation subject"/>
    <w:basedOn w:val="af0"/>
    <w:next w:val="af0"/>
    <w:link w:val="af3"/>
    <w:uiPriority w:val="99"/>
    <w:semiHidden/>
    <w:unhideWhenUsed/>
    <w:rsid w:val="00317A41"/>
    <w:rPr>
      <w:b/>
      <w:bCs/>
    </w:rPr>
  </w:style>
  <w:style w:type="character" w:customStyle="1" w:styleId="af3">
    <w:name w:val="コメント内容 (文字)"/>
    <w:basedOn w:val="af1"/>
    <w:link w:val="af2"/>
    <w:uiPriority w:val="99"/>
    <w:semiHidden/>
    <w:rsid w:val="00317A41"/>
    <w:rPr>
      <w:b/>
      <w:bCs/>
    </w:rPr>
  </w:style>
  <w:style w:type="character" w:styleId="af4">
    <w:name w:val="Placeholder Text"/>
    <w:basedOn w:val="a0"/>
    <w:uiPriority w:val="99"/>
    <w:semiHidden/>
    <w:rsid w:val="00201945"/>
    <w:rPr>
      <w:color w:val="808080"/>
    </w:rPr>
  </w:style>
  <w:style w:type="paragraph" w:customStyle="1" w:styleId="af5">
    <w:name w:val="付録"/>
    <w:basedOn w:val="a"/>
    <w:link w:val="af6"/>
    <w:qFormat/>
    <w:rsid w:val="001E1393"/>
  </w:style>
  <w:style w:type="character" w:customStyle="1" w:styleId="af6">
    <w:name w:val="付録 (文字)"/>
    <w:basedOn w:val="a0"/>
    <w:link w:val="af5"/>
    <w:rsid w:val="001E1393"/>
  </w:style>
  <w:style w:type="paragraph" w:styleId="af7">
    <w:name w:val="Revision"/>
    <w:hidden/>
    <w:uiPriority w:val="99"/>
    <w:semiHidden/>
    <w:rsid w:val="00B44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www.resonabank.co.jp/nenkin/401k/yougo/unyou/yougo_401k_unyou_0104.html" TargetMode="External"/><Relationship Id="rId2" Type="http://schemas.openxmlformats.org/officeDocument/2006/relationships/hyperlink" Target="https://www.pfa.or.jp/yogoshu/yo/yo02.html" TargetMode="External"/><Relationship Id="rId1" Type="http://schemas.openxmlformats.org/officeDocument/2006/relationships/hyperlink" Target="https://www.nli-research.co.jp/report/detail/id=53684?site=nli" TargetMode="External"/><Relationship Id="rId4" Type="http://schemas.openxmlformats.org/officeDocument/2006/relationships/hyperlink" Target="https://www.resonabank.co.jp/nenkin/401k/yougo/unyou/yougo_401k_unyou_0103.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2205-1454-4A86-A562-C29C33BF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3654</Words>
  <Characters>20829</Characters>
  <Application>Microsoft Office Word</Application>
  <DocSecurity>0</DocSecurity>
  <Lines>173</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2022-01-07T03:12:00Z</dcterms:created>
  <dcterms:modified xsi:type="dcterms:W3CDTF">2022-02-08T00:38:00Z</dcterms:modified>
</cp:coreProperties>
</file>